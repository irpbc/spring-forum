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BD1C4A" w14:textId="77777777" w:rsidR="005455E7" w:rsidRPr="005954D6" w:rsidRDefault="005455E7" w:rsidP="005455E7">
      <w:pPr>
        <w:spacing w:before="0" w:after="0" w:line="240" w:lineRule="auto"/>
        <w:jc w:val="center"/>
        <w:rPr>
          <w:sz w:val="36"/>
          <w:lang w:val="sr-Cyrl-RS"/>
        </w:rPr>
      </w:pPr>
      <w:r w:rsidRPr="005954D6">
        <w:rPr>
          <w:sz w:val="36"/>
          <w:lang w:val="sr-Cyrl-RS"/>
        </w:rPr>
        <w:t>Универзитет у Београду</w:t>
      </w:r>
    </w:p>
    <w:p w14:paraId="3DF329E9" w14:textId="77777777" w:rsidR="005455E7" w:rsidRPr="005954D6" w:rsidRDefault="005455E7" w:rsidP="005455E7">
      <w:pPr>
        <w:spacing w:before="0" w:after="0" w:line="240" w:lineRule="auto"/>
        <w:jc w:val="center"/>
        <w:rPr>
          <w:sz w:val="36"/>
          <w:lang w:val="sr-Cyrl-RS"/>
        </w:rPr>
      </w:pPr>
      <w:r w:rsidRPr="005954D6">
        <w:rPr>
          <w:sz w:val="36"/>
          <w:lang w:val="sr-Cyrl-RS"/>
        </w:rPr>
        <w:t>Факултет организационих наука</w:t>
      </w:r>
    </w:p>
    <w:p w14:paraId="349BA01E" w14:textId="77777777" w:rsidR="005455E7" w:rsidRPr="005954D6" w:rsidRDefault="005455E7" w:rsidP="005455E7">
      <w:pPr>
        <w:spacing w:before="0" w:after="0" w:line="240" w:lineRule="auto"/>
        <w:jc w:val="center"/>
        <w:rPr>
          <w:sz w:val="36"/>
          <w:lang w:val="sr-Cyrl-RS"/>
        </w:rPr>
      </w:pPr>
      <w:r w:rsidRPr="005954D6">
        <w:rPr>
          <w:sz w:val="36"/>
          <w:lang w:val="sr-Cyrl-RS"/>
        </w:rPr>
        <w:t>Лабораторија за софтверско инжењерство</w:t>
      </w:r>
    </w:p>
    <w:p w14:paraId="515A7BE2" w14:textId="77777777" w:rsidR="005455E7" w:rsidRPr="005954D6" w:rsidRDefault="005455E7" w:rsidP="005455E7">
      <w:pPr>
        <w:spacing w:before="0" w:after="0" w:line="240" w:lineRule="auto"/>
        <w:jc w:val="center"/>
        <w:rPr>
          <w:sz w:val="36"/>
          <w:lang w:val="sr-Cyrl-RS"/>
        </w:rPr>
      </w:pPr>
    </w:p>
    <w:p w14:paraId="174F76E7" w14:textId="77777777" w:rsidR="005455E7" w:rsidRPr="005954D6" w:rsidRDefault="005455E7" w:rsidP="005455E7">
      <w:pPr>
        <w:spacing w:before="0" w:after="0" w:line="240" w:lineRule="auto"/>
        <w:jc w:val="center"/>
        <w:rPr>
          <w:b/>
          <w:sz w:val="36"/>
          <w:lang w:val="sr-Cyrl-RS"/>
        </w:rPr>
      </w:pPr>
    </w:p>
    <w:p w14:paraId="5E9141AD" w14:textId="77777777" w:rsidR="005455E7" w:rsidRPr="005954D6" w:rsidRDefault="005455E7" w:rsidP="005455E7">
      <w:pPr>
        <w:spacing w:before="0" w:after="0" w:line="240" w:lineRule="auto"/>
        <w:jc w:val="center"/>
        <w:rPr>
          <w:b/>
          <w:sz w:val="36"/>
          <w:lang w:val="sr-Cyrl-RS"/>
        </w:rPr>
      </w:pPr>
    </w:p>
    <w:p w14:paraId="059167D0" w14:textId="77777777" w:rsidR="005455E7" w:rsidRPr="005954D6" w:rsidRDefault="005455E7" w:rsidP="005455E7">
      <w:pPr>
        <w:spacing w:before="0" w:after="0" w:line="240" w:lineRule="auto"/>
        <w:jc w:val="center"/>
        <w:rPr>
          <w:b/>
          <w:sz w:val="36"/>
          <w:lang w:val="sr-Cyrl-RS"/>
        </w:rPr>
      </w:pPr>
    </w:p>
    <w:p w14:paraId="3648417F" w14:textId="77777777" w:rsidR="005455E7" w:rsidRPr="005954D6" w:rsidRDefault="005455E7" w:rsidP="005455E7">
      <w:pPr>
        <w:spacing w:before="0" w:after="0" w:line="240" w:lineRule="auto"/>
        <w:jc w:val="center"/>
        <w:rPr>
          <w:b/>
          <w:sz w:val="36"/>
          <w:lang w:val="sr-Cyrl-RS"/>
        </w:rPr>
      </w:pPr>
    </w:p>
    <w:p w14:paraId="0D05820D" w14:textId="77777777" w:rsidR="005455E7" w:rsidRPr="005954D6" w:rsidRDefault="005455E7" w:rsidP="005455E7">
      <w:pPr>
        <w:spacing w:before="0" w:after="0" w:line="240" w:lineRule="auto"/>
        <w:jc w:val="center"/>
        <w:rPr>
          <w:b/>
          <w:sz w:val="36"/>
          <w:lang w:val="sr-Cyrl-RS"/>
        </w:rPr>
      </w:pPr>
    </w:p>
    <w:p w14:paraId="275AE931" w14:textId="77777777" w:rsidR="005455E7" w:rsidRPr="005954D6" w:rsidRDefault="005455E7" w:rsidP="005455E7">
      <w:pPr>
        <w:spacing w:before="0" w:after="0" w:line="240" w:lineRule="auto"/>
        <w:jc w:val="center"/>
        <w:rPr>
          <w:b/>
          <w:sz w:val="36"/>
          <w:lang w:val="sr-Cyrl-RS"/>
        </w:rPr>
      </w:pPr>
    </w:p>
    <w:p w14:paraId="65B0C6AE" w14:textId="77777777" w:rsidR="005455E7" w:rsidRPr="005954D6" w:rsidRDefault="005455E7" w:rsidP="005455E7">
      <w:pPr>
        <w:spacing w:before="0" w:after="0" w:line="240" w:lineRule="auto"/>
        <w:jc w:val="center"/>
        <w:rPr>
          <w:b/>
          <w:sz w:val="36"/>
          <w:lang w:val="sr-Cyrl-RS"/>
        </w:rPr>
      </w:pPr>
    </w:p>
    <w:p w14:paraId="49C2DECC" w14:textId="77777777" w:rsidR="005455E7" w:rsidRPr="005954D6" w:rsidRDefault="005455E7" w:rsidP="005455E7">
      <w:pPr>
        <w:spacing w:before="0" w:after="0" w:line="240" w:lineRule="auto"/>
        <w:jc w:val="center"/>
        <w:rPr>
          <w:b/>
          <w:sz w:val="36"/>
          <w:lang w:val="sr-Cyrl-RS"/>
        </w:rPr>
      </w:pPr>
    </w:p>
    <w:p w14:paraId="53EA0CED" w14:textId="77777777" w:rsidR="005455E7" w:rsidRPr="005954D6" w:rsidRDefault="005455E7" w:rsidP="005455E7">
      <w:pPr>
        <w:spacing w:before="0" w:after="0" w:line="240" w:lineRule="auto"/>
        <w:jc w:val="center"/>
        <w:rPr>
          <w:b/>
          <w:sz w:val="36"/>
          <w:lang w:val="sr-Cyrl-RS"/>
        </w:rPr>
      </w:pPr>
    </w:p>
    <w:p w14:paraId="54FED19D" w14:textId="77777777" w:rsidR="005455E7" w:rsidRPr="005954D6" w:rsidRDefault="005455E7" w:rsidP="005455E7">
      <w:pPr>
        <w:spacing w:before="0" w:after="0" w:line="240" w:lineRule="auto"/>
        <w:jc w:val="center"/>
        <w:rPr>
          <w:b/>
          <w:sz w:val="36"/>
          <w:lang w:val="sr-Cyrl-RS"/>
        </w:rPr>
      </w:pPr>
    </w:p>
    <w:p w14:paraId="4EBC54FE" w14:textId="77777777" w:rsidR="005455E7" w:rsidRPr="005954D6" w:rsidRDefault="005455E7" w:rsidP="005455E7">
      <w:pPr>
        <w:spacing w:before="0" w:after="0" w:line="240" w:lineRule="auto"/>
        <w:jc w:val="center"/>
        <w:rPr>
          <w:b/>
          <w:sz w:val="44"/>
          <w:lang w:val="sr-Cyrl-RS"/>
        </w:rPr>
      </w:pPr>
      <w:r w:rsidRPr="005954D6">
        <w:rPr>
          <w:b/>
          <w:sz w:val="44"/>
          <w:lang w:val="sr-Cyrl-RS"/>
        </w:rPr>
        <w:t>Напредне Java технологије</w:t>
      </w:r>
    </w:p>
    <w:p w14:paraId="2A156FC3" w14:textId="77777777" w:rsidR="005455E7" w:rsidRPr="005954D6" w:rsidRDefault="005455E7" w:rsidP="005455E7">
      <w:pPr>
        <w:spacing w:before="0" w:after="0" w:line="240" w:lineRule="auto"/>
        <w:jc w:val="center"/>
        <w:rPr>
          <w:sz w:val="88"/>
          <w:szCs w:val="88"/>
          <w:lang w:val="sr-Cyrl-RS"/>
        </w:rPr>
      </w:pPr>
      <w:r w:rsidRPr="005954D6">
        <w:rPr>
          <w:sz w:val="84"/>
          <w:szCs w:val="84"/>
          <w:lang w:val="sr-Cyrl-RS"/>
        </w:rPr>
        <w:t>Семинарски</w:t>
      </w:r>
      <w:r w:rsidRPr="005954D6">
        <w:rPr>
          <w:sz w:val="88"/>
          <w:szCs w:val="88"/>
          <w:lang w:val="sr-Cyrl-RS"/>
        </w:rPr>
        <w:t xml:space="preserve"> рад</w:t>
      </w:r>
    </w:p>
    <w:p w14:paraId="136D5D5D" w14:textId="77777777" w:rsidR="005455E7" w:rsidRPr="005954D6" w:rsidRDefault="005455E7" w:rsidP="005455E7">
      <w:pPr>
        <w:spacing w:before="0" w:after="0" w:line="240" w:lineRule="auto"/>
        <w:jc w:val="center"/>
        <w:rPr>
          <w:sz w:val="40"/>
          <w:lang w:val="sr-Cyrl-RS"/>
        </w:rPr>
      </w:pPr>
      <w:r w:rsidRPr="005954D6">
        <w:rPr>
          <w:sz w:val="40"/>
          <w:lang w:val="sr-Cyrl-RS"/>
        </w:rPr>
        <w:t>Форумски софтвер базиран на</w:t>
      </w:r>
    </w:p>
    <w:p w14:paraId="65A3843C" w14:textId="76E67C00" w:rsidR="005455E7" w:rsidRPr="005954D6" w:rsidRDefault="0074420C" w:rsidP="005455E7">
      <w:pPr>
        <w:spacing w:before="0" w:after="0" w:line="240" w:lineRule="auto"/>
        <w:jc w:val="center"/>
        <w:rPr>
          <w:b/>
          <w:sz w:val="44"/>
          <w:lang w:val="sr-Cyrl-RS"/>
        </w:rPr>
      </w:pPr>
      <w:r w:rsidRPr="005954D6">
        <w:rPr>
          <w:sz w:val="40"/>
          <w:lang w:val="sr-Cyrl-RS"/>
        </w:rPr>
        <w:t>Java EE</w:t>
      </w:r>
      <w:r w:rsidR="005C492F" w:rsidRPr="005954D6">
        <w:rPr>
          <w:sz w:val="40"/>
          <w:lang w:val="sr-Cyrl-RS"/>
        </w:rPr>
        <w:t xml:space="preserve"> </w:t>
      </w:r>
      <w:r w:rsidR="005455E7" w:rsidRPr="005954D6">
        <w:rPr>
          <w:sz w:val="40"/>
          <w:lang w:val="sr-Cyrl-RS"/>
        </w:rPr>
        <w:t>технологијама</w:t>
      </w:r>
    </w:p>
    <w:p w14:paraId="4D14EEA0" w14:textId="77777777" w:rsidR="005455E7" w:rsidRPr="005954D6" w:rsidRDefault="005455E7" w:rsidP="005455E7">
      <w:pPr>
        <w:spacing w:before="0" w:after="0" w:line="240" w:lineRule="auto"/>
        <w:jc w:val="center"/>
        <w:rPr>
          <w:b/>
          <w:sz w:val="44"/>
          <w:lang w:val="sr-Cyrl-RS"/>
        </w:rPr>
      </w:pPr>
    </w:p>
    <w:p w14:paraId="3713617E" w14:textId="77777777" w:rsidR="005455E7" w:rsidRPr="005954D6" w:rsidRDefault="005455E7" w:rsidP="005455E7">
      <w:pPr>
        <w:spacing w:before="0" w:after="0" w:line="240" w:lineRule="auto"/>
        <w:jc w:val="center"/>
        <w:rPr>
          <w:b/>
          <w:sz w:val="44"/>
          <w:lang w:val="sr-Cyrl-RS"/>
        </w:rPr>
      </w:pPr>
    </w:p>
    <w:p w14:paraId="7D8FF1CA" w14:textId="77777777" w:rsidR="005455E7" w:rsidRPr="005954D6" w:rsidRDefault="005455E7" w:rsidP="005455E7">
      <w:pPr>
        <w:spacing w:before="0" w:after="0" w:line="240" w:lineRule="auto"/>
        <w:jc w:val="center"/>
        <w:rPr>
          <w:b/>
          <w:sz w:val="44"/>
          <w:lang w:val="sr-Cyrl-RS"/>
        </w:rPr>
      </w:pPr>
    </w:p>
    <w:p w14:paraId="163BDC7B" w14:textId="77777777" w:rsidR="005455E7" w:rsidRPr="005954D6" w:rsidRDefault="005455E7" w:rsidP="005455E7">
      <w:pPr>
        <w:spacing w:before="0" w:after="0" w:line="240" w:lineRule="auto"/>
        <w:jc w:val="center"/>
        <w:rPr>
          <w:b/>
          <w:sz w:val="44"/>
          <w:lang w:val="sr-Cyrl-RS"/>
        </w:rPr>
      </w:pPr>
    </w:p>
    <w:p w14:paraId="1186052C" w14:textId="77777777" w:rsidR="005455E7" w:rsidRPr="005954D6" w:rsidRDefault="005455E7" w:rsidP="005455E7">
      <w:pPr>
        <w:spacing w:before="0" w:after="0" w:line="240" w:lineRule="auto"/>
        <w:jc w:val="center"/>
        <w:rPr>
          <w:b/>
          <w:sz w:val="44"/>
          <w:lang w:val="sr-Cyrl-RS"/>
        </w:rPr>
      </w:pPr>
    </w:p>
    <w:p w14:paraId="5D811C16" w14:textId="77777777" w:rsidR="005455E7" w:rsidRPr="005954D6" w:rsidRDefault="005455E7" w:rsidP="005455E7">
      <w:pPr>
        <w:spacing w:before="0" w:after="0" w:line="240" w:lineRule="auto"/>
        <w:jc w:val="center"/>
        <w:rPr>
          <w:b/>
          <w:sz w:val="44"/>
          <w:lang w:val="sr-Cyrl-RS"/>
        </w:rPr>
      </w:pPr>
    </w:p>
    <w:p w14:paraId="3D1F4D30" w14:textId="77777777" w:rsidR="005455E7" w:rsidRPr="005954D6" w:rsidRDefault="005455E7" w:rsidP="005455E7">
      <w:pPr>
        <w:spacing w:before="0" w:after="0" w:line="240" w:lineRule="auto"/>
        <w:jc w:val="center"/>
        <w:rPr>
          <w:b/>
          <w:sz w:val="44"/>
          <w:lang w:val="sr-Cyrl-RS"/>
        </w:rPr>
      </w:pPr>
    </w:p>
    <w:p w14:paraId="74E0F211" w14:textId="77777777" w:rsidR="005455E7" w:rsidRPr="005954D6" w:rsidRDefault="005455E7" w:rsidP="005455E7">
      <w:pPr>
        <w:spacing w:before="0" w:after="0" w:line="240" w:lineRule="auto"/>
        <w:jc w:val="center"/>
        <w:rPr>
          <w:b/>
          <w:sz w:val="44"/>
          <w:lang w:val="sr-Cyrl-RS"/>
        </w:rPr>
      </w:pPr>
    </w:p>
    <w:p w14:paraId="74B368E3" w14:textId="77777777" w:rsidR="005455E7" w:rsidRPr="005954D6" w:rsidRDefault="005455E7" w:rsidP="005455E7">
      <w:pPr>
        <w:spacing w:before="0" w:after="0" w:line="240" w:lineRule="auto"/>
        <w:jc w:val="center"/>
        <w:rPr>
          <w:b/>
          <w:sz w:val="44"/>
          <w:lang w:val="sr-Cyrl-RS"/>
        </w:rPr>
      </w:pPr>
    </w:p>
    <w:p w14:paraId="21CBD044" w14:textId="77777777" w:rsidR="005455E7" w:rsidRPr="005954D6" w:rsidRDefault="005455E7" w:rsidP="005455E7">
      <w:pPr>
        <w:spacing w:before="0" w:after="0" w:line="240" w:lineRule="auto"/>
        <w:jc w:val="center"/>
        <w:rPr>
          <w:b/>
          <w:sz w:val="44"/>
          <w:lang w:val="sr-Cyrl-RS"/>
        </w:rPr>
      </w:pPr>
    </w:p>
    <w:p w14:paraId="230187AA" w14:textId="77777777" w:rsidR="005455E7" w:rsidRPr="005954D6" w:rsidRDefault="005455E7" w:rsidP="005455E7">
      <w:pPr>
        <w:spacing w:before="0" w:after="0" w:line="240" w:lineRule="auto"/>
        <w:jc w:val="center"/>
        <w:rPr>
          <w:b/>
          <w:sz w:val="44"/>
          <w:lang w:val="sr-Cyrl-RS"/>
        </w:rPr>
      </w:pPr>
    </w:p>
    <w:p w14:paraId="0CBE38C3" w14:textId="77777777" w:rsidR="005455E7" w:rsidRPr="005954D6" w:rsidRDefault="005455E7" w:rsidP="005455E7">
      <w:pPr>
        <w:tabs>
          <w:tab w:val="right" w:pos="9923"/>
        </w:tabs>
        <w:spacing w:before="240" w:after="0" w:line="240" w:lineRule="auto"/>
        <w:rPr>
          <w:sz w:val="32"/>
          <w:lang w:val="sr-Cyrl-RS"/>
        </w:rPr>
      </w:pPr>
      <w:r w:rsidRPr="005954D6">
        <w:rPr>
          <w:sz w:val="32"/>
          <w:lang w:val="sr-Cyrl-RS"/>
        </w:rPr>
        <w:t>Студент:</w:t>
      </w:r>
      <w:r w:rsidRPr="005954D6">
        <w:rPr>
          <w:sz w:val="32"/>
          <w:lang w:val="sr-Cyrl-RS"/>
        </w:rPr>
        <w:tab/>
        <w:t>Ментор:</w:t>
      </w:r>
    </w:p>
    <w:p w14:paraId="7894468F" w14:textId="77777777" w:rsidR="005455E7" w:rsidRPr="005954D6" w:rsidRDefault="005455E7" w:rsidP="005455E7">
      <w:pPr>
        <w:tabs>
          <w:tab w:val="right" w:pos="9923"/>
        </w:tabs>
        <w:spacing w:before="0" w:after="0" w:line="240" w:lineRule="auto"/>
        <w:rPr>
          <w:sz w:val="32"/>
          <w:lang w:val="sr-Cyrl-RS"/>
        </w:rPr>
      </w:pPr>
      <w:r w:rsidRPr="005954D6">
        <w:rPr>
          <w:sz w:val="32"/>
          <w:lang w:val="sr-Cyrl-RS"/>
        </w:rPr>
        <w:t>Иван Рашић 197/09 И</w:t>
      </w:r>
      <w:r w:rsidRPr="005954D6">
        <w:rPr>
          <w:sz w:val="32"/>
          <w:lang w:val="sr-Cyrl-RS"/>
        </w:rPr>
        <w:tab/>
        <w:t>проф. др Синиша Влајић</w:t>
      </w:r>
      <w:r w:rsidRPr="005954D6">
        <w:rPr>
          <w:sz w:val="32"/>
          <w:lang w:val="sr-Cyrl-RS"/>
        </w:rPr>
        <w:br w:type="page"/>
      </w:r>
    </w:p>
    <w:sdt>
      <w:sdtPr>
        <w:rPr>
          <w:rFonts w:eastAsiaTheme="minorEastAsia" w:cstheme="minorBidi"/>
          <w:b w:val="0"/>
          <w:sz w:val="22"/>
          <w:szCs w:val="22"/>
          <w:lang w:val="sr-Cyrl-RS"/>
        </w:rPr>
        <w:id w:val="-112971077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B63E537" w14:textId="77777777" w:rsidR="005455E7" w:rsidRPr="005954D6" w:rsidRDefault="0074420C" w:rsidP="0074420C">
          <w:pPr>
            <w:pStyle w:val="a4"/>
            <w:spacing w:after="360"/>
            <w:rPr>
              <w:lang w:val="sr-Cyrl-RS"/>
            </w:rPr>
          </w:pPr>
          <w:r w:rsidRPr="005954D6">
            <w:rPr>
              <w:lang w:val="sr-Cyrl-RS"/>
            </w:rPr>
            <w:t>Садржај</w:t>
          </w:r>
        </w:p>
        <w:p w14:paraId="12368A55" w14:textId="77777777" w:rsidR="00F202D3" w:rsidRDefault="00D10FBA">
          <w:pPr>
            <w:pStyle w:val="10"/>
            <w:rPr>
              <w:rFonts w:asciiTheme="minorHAnsi" w:hAnsiTheme="minorHAnsi"/>
            </w:rPr>
          </w:pPr>
          <w:r w:rsidRPr="005954D6">
            <w:rPr>
              <w:lang w:val="sr-Cyrl-RS"/>
            </w:rPr>
            <w:fldChar w:fldCharType="begin"/>
          </w:r>
          <w:r w:rsidR="005455E7" w:rsidRPr="005954D6">
            <w:rPr>
              <w:lang w:val="sr-Cyrl-RS"/>
            </w:rPr>
            <w:instrText xml:space="preserve"> TOC \o "1-3" \h \z \u </w:instrText>
          </w:r>
          <w:r w:rsidRPr="005954D6">
            <w:rPr>
              <w:lang w:val="sr-Cyrl-RS"/>
            </w:rPr>
            <w:fldChar w:fldCharType="separate"/>
          </w:r>
          <w:hyperlink w:anchor="_Toc456162678" w:history="1">
            <w:r w:rsidR="00F202D3" w:rsidRPr="00AF45B5">
              <w:rPr>
                <w:rStyle w:val="a3"/>
                <w:lang w:val="sr-Cyrl-RS"/>
              </w:rPr>
              <w:t>1</w:t>
            </w:r>
            <w:r w:rsidR="00F202D3">
              <w:rPr>
                <w:rFonts w:asciiTheme="minorHAnsi" w:hAnsiTheme="minorHAnsi"/>
              </w:rPr>
              <w:tab/>
            </w:r>
            <w:r w:rsidR="00F202D3" w:rsidRPr="00AF45B5">
              <w:rPr>
                <w:rStyle w:val="a3"/>
                <w:lang w:val="sr-Cyrl-RS"/>
              </w:rPr>
              <w:t>Опис корисничких захтева</w:t>
            </w:r>
            <w:r w:rsidR="00F202D3">
              <w:rPr>
                <w:webHidden/>
              </w:rPr>
              <w:tab/>
            </w:r>
            <w:r w:rsidR="00F202D3">
              <w:rPr>
                <w:webHidden/>
              </w:rPr>
              <w:fldChar w:fldCharType="begin"/>
            </w:r>
            <w:r w:rsidR="00F202D3">
              <w:rPr>
                <w:webHidden/>
              </w:rPr>
              <w:instrText xml:space="preserve"> PAGEREF _Toc456162678 \h </w:instrText>
            </w:r>
            <w:r w:rsidR="00F202D3">
              <w:rPr>
                <w:webHidden/>
              </w:rPr>
            </w:r>
            <w:r w:rsidR="00F202D3">
              <w:rPr>
                <w:webHidden/>
              </w:rPr>
              <w:fldChar w:fldCharType="separate"/>
            </w:r>
            <w:r w:rsidR="00F202D3">
              <w:rPr>
                <w:webHidden/>
              </w:rPr>
              <w:t>4</w:t>
            </w:r>
            <w:r w:rsidR="00F202D3">
              <w:rPr>
                <w:webHidden/>
              </w:rPr>
              <w:fldChar w:fldCharType="end"/>
            </w:r>
          </w:hyperlink>
        </w:p>
        <w:p w14:paraId="516589BD" w14:textId="77777777" w:rsidR="00F202D3" w:rsidRDefault="00F202D3">
          <w:pPr>
            <w:pStyle w:val="20"/>
            <w:tabs>
              <w:tab w:val="left" w:pos="880"/>
              <w:tab w:val="right" w:leader="dot" w:pos="9913"/>
            </w:tabs>
            <w:rPr>
              <w:rFonts w:asciiTheme="minorHAnsi" w:hAnsiTheme="minorHAnsi"/>
              <w:noProof/>
            </w:rPr>
          </w:pPr>
          <w:hyperlink w:anchor="_Toc456162679" w:history="1">
            <w:r w:rsidRPr="00AF45B5">
              <w:rPr>
                <w:rStyle w:val="a3"/>
                <w:noProof/>
                <w:lang w:val="sr-Cyrl-RS"/>
              </w:rPr>
              <w:t>1.1</w:t>
            </w:r>
            <w:r>
              <w:rPr>
                <w:rFonts w:asciiTheme="minorHAnsi" w:hAnsiTheme="minorHAnsi"/>
                <w:noProof/>
              </w:rPr>
              <w:tab/>
            </w:r>
            <w:r w:rsidRPr="00AF45B5">
              <w:rPr>
                <w:rStyle w:val="a3"/>
                <w:noProof/>
                <w:lang w:val="sr-Cyrl-RS"/>
              </w:rPr>
              <w:t>Општи опис софтвера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_Toc456162679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1ED9A" w14:textId="77777777" w:rsidR="00F202D3" w:rsidRDefault="00F202D3">
          <w:pPr>
            <w:pStyle w:val="20"/>
            <w:tabs>
              <w:tab w:val="left" w:pos="880"/>
              <w:tab w:val="right" w:leader="dot" w:pos="9913"/>
            </w:tabs>
            <w:rPr>
              <w:rFonts w:asciiTheme="minorHAnsi" w:hAnsiTheme="minorHAnsi"/>
              <w:noProof/>
            </w:rPr>
          </w:pPr>
          <w:hyperlink w:anchor="_Toc456162680" w:history="1">
            <w:r w:rsidRPr="00AF45B5">
              <w:rPr>
                <w:rStyle w:val="a3"/>
                <w:noProof/>
                <w:lang w:val="sr-Cyrl-RS"/>
              </w:rPr>
              <w:t>1.2</w:t>
            </w:r>
            <w:r>
              <w:rPr>
                <w:rFonts w:asciiTheme="minorHAnsi" w:hAnsiTheme="minorHAnsi"/>
                <w:noProof/>
              </w:rPr>
              <w:tab/>
            </w:r>
            <w:r w:rsidRPr="00AF45B5">
              <w:rPr>
                <w:rStyle w:val="a3"/>
                <w:noProof/>
                <w:lang w:val="sr-Cyrl-RS"/>
              </w:rPr>
              <w:t>Детаљни описи софтвера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_Toc456162680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513E6" w14:textId="77777777" w:rsidR="00F202D3" w:rsidRDefault="00F202D3">
          <w:pPr>
            <w:pStyle w:val="30"/>
            <w:tabs>
              <w:tab w:val="left" w:pos="1320"/>
              <w:tab w:val="right" w:leader="dot" w:pos="9913"/>
            </w:tabs>
            <w:rPr>
              <w:rFonts w:asciiTheme="minorHAnsi" w:hAnsiTheme="minorHAnsi"/>
              <w:noProof/>
            </w:rPr>
          </w:pPr>
          <w:hyperlink w:anchor="_Toc456162681" w:history="1">
            <w:r w:rsidRPr="00AF45B5">
              <w:rPr>
                <w:rStyle w:val="a3"/>
                <w:noProof/>
                <w:lang w:val="sr-Cyrl-RS"/>
              </w:rPr>
              <w:t>1.2.1</w:t>
            </w:r>
            <w:r>
              <w:rPr>
                <w:rFonts w:asciiTheme="minorHAnsi" w:hAnsiTheme="minorHAnsi"/>
                <w:noProof/>
              </w:rPr>
              <w:tab/>
            </w:r>
            <w:r w:rsidRPr="00AF45B5">
              <w:rPr>
                <w:rStyle w:val="a3"/>
                <w:noProof/>
                <w:lang w:val="sr-Cyrl-RS"/>
              </w:rPr>
              <w:t>Почетна страна форума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_Toc456162681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92810" w14:textId="77777777" w:rsidR="00F202D3" w:rsidRDefault="00F202D3">
          <w:pPr>
            <w:pStyle w:val="30"/>
            <w:tabs>
              <w:tab w:val="left" w:pos="1320"/>
              <w:tab w:val="right" w:leader="dot" w:pos="9913"/>
            </w:tabs>
            <w:rPr>
              <w:rFonts w:asciiTheme="minorHAnsi" w:hAnsiTheme="minorHAnsi"/>
              <w:noProof/>
            </w:rPr>
          </w:pPr>
          <w:hyperlink w:anchor="_Toc456162682" w:history="1">
            <w:r w:rsidRPr="00AF45B5">
              <w:rPr>
                <w:rStyle w:val="a3"/>
                <w:noProof/>
                <w:lang w:val="sr-Cyrl-RS"/>
              </w:rPr>
              <w:t>1.2.2</w:t>
            </w:r>
            <w:r>
              <w:rPr>
                <w:rFonts w:asciiTheme="minorHAnsi" w:hAnsiTheme="minorHAnsi"/>
                <w:noProof/>
              </w:rPr>
              <w:tab/>
            </w:r>
            <w:r w:rsidRPr="00AF45B5">
              <w:rPr>
                <w:rStyle w:val="a3"/>
                <w:noProof/>
                <w:lang w:val="sr-Cyrl-RS"/>
              </w:rPr>
              <w:t>Страна са приказом тема једног форума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_Toc456162682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2A88E" w14:textId="77777777" w:rsidR="00F202D3" w:rsidRDefault="00F202D3">
          <w:pPr>
            <w:pStyle w:val="30"/>
            <w:tabs>
              <w:tab w:val="left" w:pos="1320"/>
              <w:tab w:val="right" w:leader="dot" w:pos="9913"/>
            </w:tabs>
            <w:rPr>
              <w:rFonts w:asciiTheme="minorHAnsi" w:hAnsiTheme="minorHAnsi"/>
              <w:noProof/>
            </w:rPr>
          </w:pPr>
          <w:hyperlink w:anchor="_Toc456162683" w:history="1">
            <w:r w:rsidRPr="00AF45B5">
              <w:rPr>
                <w:rStyle w:val="a3"/>
                <w:noProof/>
                <w:lang w:val="sr-Cyrl-RS"/>
              </w:rPr>
              <w:t>1.2.3</w:t>
            </w:r>
            <w:r>
              <w:rPr>
                <w:rFonts w:asciiTheme="minorHAnsi" w:hAnsiTheme="minorHAnsi"/>
                <w:noProof/>
              </w:rPr>
              <w:tab/>
            </w:r>
            <w:r w:rsidRPr="00AF45B5">
              <w:rPr>
                <w:rStyle w:val="a3"/>
                <w:noProof/>
                <w:lang w:val="sr-Cyrl-RS"/>
              </w:rPr>
              <w:t>Страна са приказом порука једне 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_Toc456162683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93902" w14:textId="77777777" w:rsidR="00F202D3" w:rsidRDefault="00F202D3">
          <w:pPr>
            <w:pStyle w:val="30"/>
            <w:tabs>
              <w:tab w:val="left" w:pos="1320"/>
              <w:tab w:val="right" w:leader="dot" w:pos="9913"/>
            </w:tabs>
            <w:rPr>
              <w:rFonts w:asciiTheme="minorHAnsi" w:hAnsiTheme="minorHAnsi"/>
              <w:noProof/>
            </w:rPr>
          </w:pPr>
          <w:hyperlink w:anchor="_Toc456162684" w:history="1">
            <w:r w:rsidRPr="00AF45B5">
              <w:rPr>
                <w:rStyle w:val="a3"/>
                <w:noProof/>
                <w:lang w:val="sr-Cyrl-RS"/>
              </w:rPr>
              <w:t>1.2.4</w:t>
            </w:r>
            <w:r>
              <w:rPr>
                <w:rFonts w:asciiTheme="minorHAnsi" w:hAnsiTheme="minorHAnsi"/>
                <w:noProof/>
              </w:rPr>
              <w:tab/>
            </w:r>
            <w:r w:rsidRPr="00AF45B5">
              <w:rPr>
                <w:rStyle w:val="a3"/>
                <w:noProof/>
                <w:lang w:val="sr-Cyrl-RS"/>
              </w:rPr>
              <w:t>Креирање тема и нових поруке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_Toc456162684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CF171" w14:textId="77777777" w:rsidR="00F202D3" w:rsidRDefault="00F202D3">
          <w:pPr>
            <w:pStyle w:val="30"/>
            <w:tabs>
              <w:tab w:val="left" w:pos="1320"/>
              <w:tab w:val="right" w:leader="dot" w:pos="9913"/>
            </w:tabs>
            <w:rPr>
              <w:rFonts w:asciiTheme="minorHAnsi" w:hAnsiTheme="minorHAnsi"/>
              <w:noProof/>
            </w:rPr>
          </w:pPr>
          <w:hyperlink w:anchor="_Toc456162685" w:history="1">
            <w:r w:rsidRPr="00AF45B5">
              <w:rPr>
                <w:rStyle w:val="a3"/>
                <w:noProof/>
                <w:lang w:val="sr-Cyrl-RS"/>
              </w:rPr>
              <w:t>1.2.5</w:t>
            </w:r>
            <w:r>
              <w:rPr>
                <w:rFonts w:asciiTheme="minorHAnsi" w:hAnsiTheme="minorHAnsi"/>
                <w:noProof/>
              </w:rPr>
              <w:tab/>
            </w:r>
            <w:r w:rsidRPr="00AF45B5">
              <w:rPr>
                <w:rStyle w:val="a3"/>
                <w:noProof/>
                <w:lang w:val="sr-Cyrl-RS"/>
              </w:rPr>
              <w:t>Корисници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_Toc456162685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77595" w14:textId="77777777" w:rsidR="00F202D3" w:rsidRDefault="00F202D3">
          <w:pPr>
            <w:pStyle w:val="30"/>
            <w:tabs>
              <w:tab w:val="left" w:pos="1320"/>
              <w:tab w:val="right" w:leader="dot" w:pos="9913"/>
            </w:tabs>
            <w:rPr>
              <w:rFonts w:asciiTheme="minorHAnsi" w:hAnsiTheme="minorHAnsi"/>
              <w:noProof/>
            </w:rPr>
          </w:pPr>
          <w:hyperlink w:anchor="_Toc456162686" w:history="1">
            <w:r w:rsidRPr="00AF45B5">
              <w:rPr>
                <w:rStyle w:val="a3"/>
                <w:noProof/>
                <w:lang w:val="sr-Cyrl-RS"/>
              </w:rPr>
              <w:t>1.2.6</w:t>
            </w:r>
            <w:r>
              <w:rPr>
                <w:rFonts w:asciiTheme="minorHAnsi" w:hAnsiTheme="minorHAnsi"/>
                <w:noProof/>
              </w:rPr>
              <w:tab/>
            </w:r>
            <w:r w:rsidRPr="00AF45B5">
              <w:rPr>
                <w:rStyle w:val="a3"/>
                <w:noProof/>
                <w:lang w:val="sr-Cyrl-RS"/>
              </w:rPr>
              <w:t>Корисничке привилегије и администрација форума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_Toc456162686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6C6CC" w14:textId="77777777" w:rsidR="00F202D3" w:rsidRDefault="00F202D3">
          <w:pPr>
            <w:pStyle w:val="10"/>
            <w:rPr>
              <w:rFonts w:asciiTheme="minorHAnsi" w:hAnsiTheme="minorHAnsi"/>
            </w:rPr>
          </w:pPr>
          <w:hyperlink w:anchor="_Toc456162687" w:history="1">
            <w:r w:rsidRPr="00AF45B5">
              <w:rPr>
                <w:rStyle w:val="a3"/>
                <w:lang w:val="sr-Cyrl-RS"/>
              </w:rPr>
              <w:t>2</w:t>
            </w:r>
            <w:r>
              <w:rPr>
                <w:rFonts w:asciiTheme="minorHAnsi" w:hAnsiTheme="minorHAnsi"/>
              </w:rPr>
              <w:tab/>
            </w:r>
            <w:r w:rsidRPr="00AF45B5">
              <w:rPr>
                <w:rStyle w:val="a3"/>
                <w:lang w:val="sr-Cyrl-RS"/>
              </w:rPr>
              <w:t>Случајеви коришћења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_Toc456162687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45548A3" w14:textId="77777777" w:rsidR="00F202D3" w:rsidRDefault="00F202D3">
          <w:pPr>
            <w:pStyle w:val="20"/>
            <w:tabs>
              <w:tab w:val="left" w:pos="880"/>
              <w:tab w:val="right" w:leader="dot" w:pos="9913"/>
            </w:tabs>
            <w:rPr>
              <w:rFonts w:asciiTheme="minorHAnsi" w:hAnsiTheme="minorHAnsi"/>
              <w:noProof/>
            </w:rPr>
          </w:pPr>
          <w:hyperlink w:anchor="_Toc456162688" w:history="1">
            <w:r w:rsidRPr="00AF45B5">
              <w:rPr>
                <w:rStyle w:val="a3"/>
                <w:noProof/>
                <w:lang w:val="sr-Cyrl-RS"/>
              </w:rPr>
              <w:t>2.1</w:t>
            </w:r>
            <w:r>
              <w:rPr>
                <w:rFonts w:asciiTheme="minorHAnsi" w:hAnsiTheme="minorHAnsi"/>
                <w:noProof/>
              </w:rPr>
              <w:tab/>
            </w:r>
            <w:r w:rsidRPr="00AF45B5">
              <w:rPr>
                <w:rStyle w:val="a3"/>
                <w:noProof/>
                <w:lang w:val="sr-Cyrl-RS"/>
              </w:rPr>
              <w:t>СК 1: Додавање нове теме у форум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_Toc456162688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08ED4" w14:textId="77777777" w:rsidR="00F202D3" w:rsidRDefault="00F202D3">
          <w:pPr>
            <w:pStyle w:val="20"/>
            <w:tabs>
              <w:tab w:val="left" w:pos="880"/>
              <w:tab w:val="right" w:leader="dot" w:pos="9913"/>
            </w:tabs>
            <w:rPr>
              <w:rFonts w:asciiTheme="minorHAnsi" w:hAnsiTheme="minorHAnsi"/>
              <w:noProof/>
            </w:rPr>
          </w:pPr>
          <w:hyperlink w:anchor="_Toc456162689" w:history="1">
            <w:r w:rsidRPr="00AF45B5">
              <w:rPr>
                <w:rStyle w:val="a3"/>
                <w:noProof/>
                <w:lang w:val="sr-Cyrl-RS"/>
              </w:rPr>
              <w:t>2.2</w:t>
            </w:r>
            <w:r>
              <w:rPr>
                <w:rFonts w:asciiTheme="minorHAnsi" w:hAnsiTheme="minorHAnsi"/>
                <w:noProof/>
              </w:rPr>
              <w:tab/>
            </w:r>
            <w:r w:rsidRPr="00AF45B5">
              <w:rPr>
                <w:rStyle w:val="a3"/>
                <w:noProof/>
                <w:lang w:val="sr-Cyrl-RS"/>
              </w:rPr>
              <w:t>СК 2: Креирање нове поруке у теми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_Toc456162689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40701" w14:textId="77777777" w:rsidR="00F202D3" w:rsidRDefault="00F202D3">
          <w:pPr>
            <w:pStyle w:val="20"/>
            <w:tabs>
              <w:tab w:val="left" w:pos="880"/>
              <w:tab w:val="right" w:leader="dot" w:pos="9913"/>
            </w:tabs>
            <w:rPr>
              <w:rFonts w:asciiTheme="minorHAnsi" w:hAnsiTheme="minorHAnsi"/>
              <w:noProof/>
            </w:rPr>
          </w:pPr>
          <w:hyperlink w:anchor="_Toc456162690" w:history="1">
            <w:r w:rsidRPr="00AF45B5">
              <w:rPr>
                <w:rStyle w:val="a3"/>
                <w:noProof/>
                <w:lang w:val="sr-Cyrl-RS"/>
              </w:rPr>
              <w:t>2.3</w:t>
            </w:r>
            <w:r>
              <w:rPr>
                <w:rFonts w:asciiTheme="minorHAnsi" w:hAnsiTheme="minorHAnsi"/>
                <w:noProof/>
              </w:rPr>
              <w:tab/>
            </w:r>
            <w:r w:rsidRPr="00AF45B5">
              <w:rPr>
                <w:rStyle w:val="a3"/>
                <w:noProof/>
                <w:lang w:val="sr-Cyrl-RS"/>
              </w:rPr>
              <w:t>СК 3: Измена постојеће поруке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_Toc456162690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D5660" w14:textId="77777777" w:rsidR="00F202D3" w:rsidRDefault="00F202D3">
          <w:pPr>
            <w:pStyle w:val="20"/>
            <w:tabs>
              <w:tab w:val="left" w:pos="880"/>
              <w:tab w:val="right" w:leader="dot" w:pos="9913"/>
            </w:tabs>
            <w:rPr>
              <w:rFonts w:asciiTheme="minorHAnsi" w:hAnsiTheme="minorHAnsi"/>
              <w:noProof/>
            </w:rPr>
          </w:pPr>
          <w:hyperlink w:anchor="_Toc456162691" w:history="1">
            <w:r w:rsidRPr="00AF45B5">
              <w:rPr>
                <w:rStyle w:val="a3"/>
                <w:noProof/>
                <w:lang w:val="sr-Cyrl-RS"/>
              </w:rPr>
              <w:t>2.4</w:t>
            </w:r>
            <w:r>
              <w:rPr>
                <w:rFonts w:asciiTheme="minorHAnsi" w:hAnsiTheme="minorHAnsi"/>
                <w:noProof/>
              </w:rPr>
              <w:tab/>
            </w:r>
            <w:r w:rsidRPr="00AF45B5">
              <w:rPr>
                <w:rStyle w:val="a3"/>
                <w:noProof/>
                <w:lang w:val="sr-Cyrl-RS"/>
              </w:rPr>
              <w:t>СК 4: Брисање поруке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_Toc456162691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796BC" w14:textId="77777777" w:rsidR="00F202D3" w:rsidRDefault="00F202D3">
          <w:pPr>
            <w:pStyle w:val="20"/>
            <w:tabs>
              <w:tab w:val="left" w:pos="880"/>
              <w:tab w:val="right" w:leader="dot" w:pos="9913"/>
            </w:tabs>
            <w:rPr>
              <w:rFonts w:asciiTheme="minorHAnsi" w:hAnsiTheme="minorHAnsi"/>
              <w:noProof/>
            </w:rPr>
          </w:pPr>
          <w:hyperlink w:anchor="_Toc456162692" w:history="1">
            <w:r w:rsidRPr="00AF45B5">
              <w:rPr>
                <w:rStyle w:val="a3"/>
                <w:noProof/>
                <w:lang w:val="sr-Cyrl-RS"/>
              </w:rPr>
              <w:t>2.5</w:t>
            </w:r>
            <w:r>
              <w:rPr>
                <w:rFonts w:asciiTheme="minorHAnsi" w:hAnsiTheme="minorHAnsi"/>
                <w:noProof/>
              </w:rPr>
              <w:tab/>
            </w:r>
            <w:r w:rsidRPr="00AF45B5">
              <w:rPr>
                <w:rStyle w:val="a3"/>
                <w:noProof/>
                <w:lang w:val="sr-Cyrl-RS"/>
              </w:rPr>
              <w:t>СК 5: Брисање 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_Toc456162692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E9FC9" w14:textId="77777777" w:rsidR="00F202D3" w:rsidRDefault="00F202D3">
          <w:pPr>
            <w:pStyle w:val="20"/>
            <w:tabs>
              <w:tab w:val="left" w:pos="880"/>
              <w:tab w:val="right" w:leader="dot" w:pos="9913"/>
            </w:tabs>
            <w:rPr>
              <w:rFonts w:asciiTheme="minorHAnsi" w:hAnsiTheme="minorHAnsi"/>
              <w:noProof/>
            </w:rPr>
          </w:pPr>
          <w:hyperlink w:anchor="_Toc456162693" w:history="1">
            <w:r w:rsidRPr="00AF45B5">
              <w:rPr>
                <w:rStyle w:val="a3"/>
                <w:noProof/>
                <w:lang w:val="sr-Cyrl-RS"/>
              </w:rPr>
              <w:t>2.6</w:t>
            </w:r>
            <w:r>
              <w:rPr>
                <w:rFonts w:asciiTheme="minorHAnsi" w:hAnsiTheme="minorHAnsi"/>
                <w:noProof/>
              </w:rPr>
              <w:tab/>
            </w:r>
            <w:r w:rsidRPr="00AF45B5">
              <w:rPr>
                <w:rStyle w:val="a3"/>
                <w:noProof/>
                <w:lang w:val="sr-Cyrl-RS"/>
              </w:rPr>
              <w:t>СК 6: Промена сортирања форума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_Toc456162693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4B4AB" w14:textId="77777777" w:rsidR="00F202D3" w:rsidRDefault="00F202D3">
          <w:pPr>
            <w:pStyle w:val="20"/>
            <w:tabs>
              <w:tab w:val="left" w:pos="880"/>
              <w:tab w:val="right" w:leader="dot" w:pos="9913"/>
            </w:tabs>
            <w:rPr>
              <w:rFonts w:asciiTheme="minorHAnsi" w:hAnsiTheme="minorHAnsi"/>
              <w:noProof/>
            </w:rPr>
          </w:pPr>
          <w:hyperlink w:anchor="_Toc456162694" w:history="1">
            <w:r w:rsidRPr="00AF45B5">
              <w:rPr>
                <w:rStyle w:val="a3"/>
                <w:noProof/>
                <w:lang w:val="sr-Cyrl-RS"/>
              </w:rPr>
              <w:t>2.7</w:t>
            </w:r>
            <w:r>
              <w:rPr>
                <w:rFonts w:asciiTheme="minorHAnsi" w:hAnsiTheme="minorHAnsi"/>
                <w:noProof/>
              </w:rPr>
              <w:tab/>
            </w:r>
            <w:r w:rsidRPr="00AF45B5">
              <w:rPr>
                <w:rStyle w:val="a3"/>
                <w:noProof/>
                <w:lang w:val="sr-Cyrl-RS"/>
              </w:rPr>
              <w:t>СК 7: Регистрација корисника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_Toc456162694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3C503" w14:textId="77777777" w:rsidR="00F202D3" w:rsidRDefault="00F202D3">
          <w:pPr>
            <w:pStyle w:val="20"/>
            <w:tabs>
              <w:tab w:val="left" w:pos="880"/>
              <w:tab w:val="right" w:leader="dot" w:pos="9913"/>
            </w:tabs>
            <w:rPr>
              <w:rFonts w:asciiTheme="minorHAnsi" w:hAnsiTheme="minorHAnsi"/>
              <w:noProof/>
            </w:rPr>
          </w:pPr>
          <w:hyperlink w:anchor="_Toc456162695" w:history="1">
            <w:r w:rsidRPr="00AF45B5">
              <w:rPr>
                <w:rStyle w:val="a3"/>
                <w:noProof/>
                <w:lang w:val="sr-Cyrl-RS"/>
              </w:rPr>
              <w:t>2.8</w:t>
            </w:r>
            <w:r>
              <w:rPr>
                <w:rFonts w:asciiTheme="minorHAnsi" w:hAnsiTheme="minorHAnsi"/>
                <w:noProof/>
              </w:rPr>
              <w:tab/>
            </w:r>
            <w:r w:rsidRPr="00AF45B5">
              <w:rPr>
                <w:rStyle w:val="a3"/>
                <w:noProof/>
                <w:lang w:val="sr-Cyrl-RS"/>
              </w:rPr>
              <w:t>СК 8: Логовање корисника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_Toc456162695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9C31B" w14:textId="77777777" w:rsidR="00F202D3" w:rsidRDefault="00F202D3">
          <w:pPr>
            <w:pStyle w:val="20"/>
            <w:tabs>
              <w:tab w:val="left" w:pos="880"/>
              <w:tab w:val="right" w:leader="dot" w:pos="9913"/>
            </w:tabs>
            <w:rPr>
              <w:rFonts w:asciiTheme="minorHAnsi" w:hAnsiTheme="minorHAnsi"/>
              <w:noProof/>
            </w:rPr>
          </w:pPr>
          <w:hyperlink w:anchor="_Toc456162696" w:history="1">
            <w:r w:rsidRPr="00AF45B5">
              <w:rPr>
                <w:rStyle w:val="a3"/>
                <w:noProof/>
                <w:lang w:val="sr-Cyrl-RS"/>
              </w:rPr>
              <w:t>2.9</w:t>
            </w:r>
            <w:r>
              <w:rPr>
                <w:rFonts w:asciiTheme="minorHAnsi" w:hAnsiTheme="minorHAnsi"/>
                <w:noProof/>
              </w:rPr>
              <w:tab/>
            </w:r>
            <w:r w:rsidRPr="00AF45B5">
              <w:rPr>
                <w:rStyle w:val="a3"/>
                <w:noProof/>
                <w:lang w:val="sr-Cyrl-RS"/>
              </w:rPr>
              <w:t>СК 9: Закључавање и откључавање 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_Toc456162696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EB36F" w14:textId="77777777" w:rsidR="00F202D3" w:rsidRDefault="00F202D3">
          <w:pPr>
            <w:pStyle w:val="20"/>
            <w:tabs>
              <w:tab w:val="left" w:pos="880"/>
              <w:tab w:val="right" w:leader="dot" w:pos="9913"/>
            </w:tabs>
            <w:rPr>
              <w:rFonts w:asciiTheme="minorHAnsi" w:hAnsiTheme="minorHAnsi"/>
              <w:noProof/>
            </w:rPr>
          </w:pPr>
          <w:hyperlink w:anchor="_Toc456162697" w:history="1">
            <w:r w:rsidRPr="00AF45B5">
              <w:rPr>
                <w:rStyle w:val="a3"/>
                <w:noProof/>
                <w:lang w:val="sr-Cyrl-RS"/>
              </w:rPr>
              <w:t>2.10</w:t>
            </w:r>
            <w:r>
              <w:rPr>
                <w:rFonts w:asciiTheme="minorHAnsi" w:hAnsiTheme="minorHAnsi"/>
                <w:noProof/>
              </w:rPr>
              <w:tab/>
            </w:r>
            <w:r w:rsidRPr="00AF45B5">
              <w:rPr>
                <w:rStyle w:val="a3"/>
                <w:noProof/>
                <w:lang w:val="sr-Cyrl-RS"/>
              </w:rPr>
              <w:t>СК 10: Креирање новог форума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_Toc456162697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66DE2" w14:textId="77777777" w:rsidR="00F202D3" w:rsidRDefault="00F202D3">
          <w:pPr>
            <w:pStyle w:val="20"/>
            <w:tabs>
              <w:tab w:val="left" w:pos="880"/>
              <w:tab w:val="right" w:leader="dot" w:pos="9913"/>
            </w:tabs>
            <w:rPr>
              <w:rFonts w:asciiTheme="minorHAnsi" w:hAnsiTheme="minorHAnsi"/>
              <w:noProof/>
            </w:rPr>
          </w:pPr>
          <w:hyperlink w:anchor="_Toc456162698" w:history="1">
            <w:r w:rsidRPr="00AF45B5">
              <w:rPr>
                <w:rStyle w:val="a3"/>
                <w:noProof/>
                <w:lang w:val="sr-Cyrl-RS"/>
              </w:rPr>
              <w:t>2.11</w:t>
            </w:r>
            <w:r>
              <w:rPr>
                <w:rFonts w:asciiTheme="minorHAnsi" w:hAnsiTheme="minorHAnsi"/>
                <w:noProof/>
              </w:rPr>
              <w:tab/>
            </w:r>
            <w:r w:rsidRPr="00AF45B5">
              <w:rPr>
                <w:rStyle w:val="a3"/>
                <w:noProof/>
                <w:lang w:val="sr-Cyrl-RS"/>
              </w:rPr>
              <w:t>СК 11: Измена корисничких улога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_Toc456162698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258AA" w14:textId="77777777" w:rsidR="00F202D3" w:rsidRDefault="00F202D3">
          <w:pPr>
            <w:pStyle w:val="20"/>
            <w:tabs>
              <w:tab w:val="left" w:pos="880"/>
              <w:tab w:val="right" w:leader="dot" w:pos="9913"/>
            </w:tabs>
            <w:rPr>
              <w:rFonts w:asciiTheme="minorHAnsi" w:hAnsiTheme="minorHAnsi"/>
              <w:noProof/>
            </w:rPr>
          </w:pPr>
          <w:hyperlink w:anchor="_Toc456162699" w:history="1">
            <w:r w:rsidRPr="00AF45B5">
              <w:rPr>
                <w:rStyle w:val="a3"/>
                <w:noProof/>
                <w:lang w:val="sr-Cyrl-RS"/>
              </w:rPr>
              <w:t>2.12</w:t>
            </w:r>
            <w:r>
              <w:rPr>
                <w:rFonts w:asciiTheme="minorHAnsi" w:hAnsiTheme="minorHAnsi"/>
                <w:noProof/>
              </w:rPr>
              <w:tab/>
            </w:r>
            <w:r w:rsidRPr="00AF45B5">
              <w:rPr>
                <w:rStyle w:val="a3"/>
                <w:noProof/>
                <w:lang w:val="sr-Cyrl-RS"/>
              </w:rPr>
              <w:t>СК 12: Измена дозвола на корисничким улогама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_Toc456162699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0120E" w14:textId="77777777" w:rsidR="00F202D3" w:rsidRDefault="00F202D3">
          <w:pPr>
            <w:pStyle w:val="20"/>
            <w:tabs>
              <w:tab w:val="left" w:pos="880"/>
              <w:tab w:val="right" w:leader="dot" w:pos="9913"/>
            </w:tabs>
            <w:rPr>
              <w:rFonts w:asciiTheme="minorHAnsi" w:hAnsiTheme="minorHAnsi"/>
              <w:noProof/>
            </w:rPr>
          </w:pPr>
          <w:hyperlink w:anchor="_Toc456162700" w:history="1">
            <w:r w:rsidRPr="00AF45B5">
              <w:rPr>
                <w:rStyle w:val="a3"/>
                <w:noProof/>
                <w:lang w:val="sr-Cyrl-RS"/>
              </w:rPr>
              <w:t>2.13</w:t>
            </w:r>
            <w:r>
              <w:rPr>
                <w:rFonts w:asciiTheme="minorHAnsi" w:hAnsiTheme="minorHAnsi"/>
                <w:noProof/>
              </w:rPr>
              <w:tab/>
            </w:r>
            <w:r w:rsidRPr="00AF45B5">
              <w:rPr>
                <w:rStyle w:val="a3"/>
                <w:noProof/>
                <w:lang w:val="sr-Cyrl-RS"/>
              </w:rPr>
              <w:t>СК 13: Додавање нових корисничких улога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_Toc456162700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16193" w14:textId="77777777" w:rsidR="00F202D3" w:rsidRDefault="00F202D3">
          <w:pPr>
            <w:pStyle w:val="10"/>
            <w:rPr>
              <w:rFonts w:asciiTheme="minorHAnsi" w:hAnsiTheme="minorHAnsi"/>
            </w:rPr>
          </w:pPr>
          <w:hyperlink w:anchor="_Toc456162701" w:history="1">
            <w:r w:rsidRPr="00AF45B5">
              <w:rPr>
                <w:rStyle w:val="a3"/>
                <w:lang w:val="sr-Cyrl-RS"/>
              </w:rPr>
              <w:t>3</w:t>
            </w:r>
            <w:r>
              <w:rPr>
                <w:rFonts w:asciiTheme="minorHAnsi" w:hAnsiTheme="minorHAnsi"/>
              </w:rPr>
              <w:tab/>
            </w:r>
            <w:r w:rsidRPr="00AF45B5">
              <w:rPr>
                <w:rStyle w:val="a3"/>
                <w:lang w:val="sr-Cyrl-RS"/>
              </w:rPr>
              <w:t>Анализа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_Toc456162701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01930F9" w14:textId="77777777" w:rsidR="00F202D3" w:rsidRDefault="00F202D3">
          <w:pPr>
            <w:pStyle w:val="20"/>
            <w:tabs>
              <w:tab w:val="left" w:pos="880"/>
              <w:tab w:val="right" w:leader="dot" w:pos="9913"/>
            </w:tabs>
            <w:rPr>
              <w:rFonts w:asciiTheme="minorHAnsi" w:hAnsiTheme="minorHAnsi"/>
              <w:noProof/>
            </w:rPr>
          </w:pPr>
          <w:hyperlink w:anchor="_Toc456162702" w:history="1">
            <w:r w:rsidRPr="00AF45B5">
              <w:rPr>
                <w:rStyle w:val="a3"/>
                <w:noProof/>
                <w:lang w:val="sr-Cyrl-RS"/>
              </w:rPr>
              <w:t>3.1</w:t>
            </w:r>
            <w:r>
              <w:rPr>
                <w:rFonts w:asciiTheme="minorHAnsi" w:hAnsiTheme="minorHAnsi"/>
                <w:noProof/>
              </w:rPr>
              <w:tab/>
            </w:r>
            <w:r w:rsidRPr="00AF45B5">
              <w:rPr>
                <w:rStyle w:val="a3"/>
                <w:noProof/>
                <w:lang w:val="sr-Cyrl-RS"/>
              </w:rPr>
              <w:t>Понашање софтверског система – системски дијаграми секвенци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_Toc456162702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8A1F1" w14:textId="77777777" w:rsidR="00F202D3" w:rsidRDefault="00F202D3">
          <w:pPr>
            <w:pStyle w:val="30"/>
            <w:tabs>
              <w:tab w:val="left" w:pos="1320"/>
              <w:tab w:val="right" w:leader="dot" w:pos="9913"/>
            </w:tabs>
            <w:rPr>
              <w:rFonts w:asciiTheme="minorHAnsi" w:hAnsiTheme="minorHAnsi"/>
              <w:noProof/>
            </w:rPr>
          </w:pPr>
          <w:hyperlink w:anchor="_Toc456162703" w:history="1">
            <w:r w:rsidRPr="00AF45B5">
              <w:rPr>
                <w:rStyle w:val="a3"/>
                <w:noProof/>
                <w:lang w:val="sr-Cyrl-RS"/>
              </w:rPr>
              <w:t>3.1.1</w:t>
            </w:r>
            <w:r>
              <w:rPr>
                <w:rFonts w:asciiTheme="minorHAnsi" w:hAnsiTheme="minorHAnsi"/>
                <w:noProof/>
              </w:rPr>
              <w:tab/>
            </w:r>
            <w:r w:rsidRPr="00AF45B5">
              <w:rPr>
                <w:rStyle w:val="a3"/>
                <w:noProof/>
                <w:lang w:val="sr-Cyrl-RS"/>
              </w:rPr>
              <w:t>ДС 1: Додавање нове теме у форум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_Toc456162703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95A2A" w14:textId="77777777" w:rsidR="00F202D3" w:rsidRDefault="00F202D3">
          <w:pPr>
            <w:pStyle w:val="30"/>
            <w:tabs>
              <w:tab w:val="left" w:pos="1320"/>
              <w:tab w:val="right" w:leader="dot" w:pos="9913"/>
            </w:tabs>
            <w:rPr>
              <w:rFonts w:asciiTheme="minorHAnsi" w:hAnsiTheme="minorHAnsi"/>
              <w:noProof/>
            </w:rPr>
          </w:pPr>
          <w:hyperlink w:anchor="_Toc456162704" w:history="1">
            <w:r w:rsidRPr="00AF45B5">
              <w:rPr>
                <w:rStyle w:val="a3"/>
                <w:noProof/>
                <w:lang w:val="sr-Cyrl-RS"/>
              </w:rPr>
              <w:t>3.1.2</w:t>
            </w:r>
            <w:r>
              <w:rPr>
                <w:rFonts w:asciiTheme="minorHAnsi" w:hAnsiTheme="minorHAnsi"/>
                <w:noProof/>
              </w:rPr>
              <w:tab/>
            </w:r>
            <w:r w:rsidRPr="00AF45B5">
              <w:rPr>
                <w:rStyle w:val="a3"/>
                <w:noProof/>
                <w:lang w:val="sr-Cyrl-RS"/>
              </w:rPr>
              <w:t>ДС 2: Креирање нове поруке у теми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_Toc456162704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4DF44" w14:textId="77777777" w:rsidR="00F202D3" w:rsidRDefault="00F202D3">
          <w:pPr>
            <w:pStyle w:val="30"/>
            <w:tabs>
              <w:tab w:val="left" w:pos="1320"/>
              <w:tab w:val="right" w:leader="dot" w:pos="9913"/>
            </w:tabs>
            <w:rPr>
              <w:rFonts w:asciiTheme="minorHAnsi" w:hAnsiTheme="minorHAnsi"/>
              <w:noProof/>
            </w:rPr>
          </w:pPr>
          <w:hyperlink w:anchor="_Toc456162705" w:history="1">
            <w:r w:rsidRPr="00AF45B5">
              <w:rPr>
                <w:rStyle w:val="a3"/>
                <w:noProof/>
                <w:lang w:val="sr-Cyrl-RS"/>
              </w:rPr>
              <w:t>3.1.3</w:t>
            </w:r>
            <w:r>
              <w:rPr>
                <w:rFonts w:asciiTheme="minorHAnsi" w:hAnsiTheme="minorHAnsi"/>
                <w:noProof/>
              </w:rPr>
              <w:tab/>
            </w:r>
            <w:r w:rsidRPr="00AF45B5">
              <w:rPr>
                <w:rStyle w:val="a3"/>
                <w:noProof/>
                <w:lang w:val="sr-Cyrl-RS"/>
              </w:rPr>
              <w:t>ДС 3: Измена постојеће поруке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_Toc456162705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5FDA8" w14:textId="77777777" w:rsidR="00F202D3" w:rsidRDefault="00F202D3">
          <w:pPr>
            <w:pStyle w:val="30"/>
            <w:tabs>
              <w:tab w:val="left" w:pos="1320"/>
              <w:tab w:val="right" w:leader="dot" w:pos="9913"/>
            </w:tabs>
            <w:rPr>
              <w:rFonts w:asciiTheme="minorHAnsi" w:hAnsiTheme="minorHAnsi"/>
              <w:noProof/>
            </w:rPr>
          </w:pPr>
          <w:hyperlink w:anchor="_Toc456162706" w:history="1">
            <w:r w:rsidRPr="00AF45B5">
              <w:rPr>
                <w:rStyle w:val="a3"/>
                <w:noProof/>
                <w:lang w:val="sr-Cyrl-RS"/>
              </w:rPr>
              <w:t>3.1.4</w:t>
            </w:r>
            <w:r>
              <w:rPr>
                <w:rFonts w:asciiTheme="minorHAnsi" w:hAnsiTheme="minorHAnsi"/>
                <w:noProof/>
              </w:rPr>
              <w:tab/>
            </w:r>
            <w:r w:rsidRPr="00AF45B5">
              <w:rPr>
                <w:rStyle w:val="a3"/>
                <w:noProof/>
                <w:lang w:val="sr-Cyrl-RS"/>
              </w:rPr>
              <w:t>ДС 4: Брисање поруке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_Toc456162706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0FA96" w14:textId="77777777" w:rsidR="00F202D3" w:rsidRDefault="00F202D3">
          <w:pPr>
            <w:pStyle w:val="30"/>
            <w:tabs>
              <w:tab w:val="left" w:pos="1320"/>
              <w:tab w:val="right" w:leader="dot" w:pos="9913"/>
            </w:tabs>
            <w:rPr>
              <w:rFonts w:asciiTheme="minorHAnsi" w:hAnsiTheme="minorHAnsi"/>
              <w:noProof/>
            </w:rPr>
          </w:pPr>
          <w:hyperlink w:anchor="_Toc456162707" w:history="1">
            <w:r w:rsidRPr="00AF45B5">
              <w:rPr>
                <w:rStyle w:val="a3"/>
                <w:noProof/>
                <w:lang w:val="sr-Cyrl-RS"/>
              </w:rPr>
              <w:t>3.1.5</w:t>
            </w:r>
            <w:r>
              <w:rPr>
                <w:rFonts w:asciiTheme="minorHAnsi" w:hAnsiTheme="minorHAnsi"/>
                <w:noProof/>
              </w:rPr>
              <w:tab/>
            </w:r>
            <w:r w:rsidRPr="00AF45B5">
              <w:rPr>
                <w:rStyle w:val="a3"/>
                <w:noProof/>
                <w:lang w:val="sr-Cyrl-RS"/>
              </w:rPr>
              <w:t>ДС 5: Брисање 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_Toc456162707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A1D31" w14:textId="77777777" w:rsidR="00F202D3" w:rsidRDefault="00F202D3">
          <w:pPr>
            <w:pStyle w:val="30"/>
            <w:tabs>
              <w:tab w:val="left" w:pos="1320"/>
              <w:tab w:val="right" w:leader="dot" w:pos="9913"/>
            </w:tabs>
            <w:rPr>
              <w:rFonts w:asciiTheme="minorHAnsi" w:hAnsiTheme="minorHAnsi"/>
              <w:noProof/>
            </w:rPr>
          </w:pPr>
          <w:hyperlink w:anchor="_Toc456162708" w:history="1">
            <w:r w:rsidRPr="00AF45B5">
              <w:rPr>
                <w:rStyle w:val="a3"/>
                <w:noProof/>
                <w:lang w:val="sr-Cyrl-RS"/>
              </w:rPr>
              <w:t>3.1.6</w:t>
            </w:r>
            <w:r>
              <w:rPr>
                <w:rFonts w:asciiTheme="minorHAnsi" w:hAnsiTheme="minorHAnsi"/>
                <w:noProof/>
              </w:rPr>
              <w:tab/>
            </w:r>
            <w:r w:rsidRPr="00AF45B5">
              <w:rPr>
                <w:rStyle w:val="a3"/>
                <w:noProof/>
                <w:lang w:val="sr-Cyrl-RS"/>
              </w:rPr>
              <w:t>ДС 6: Промена сортирања форума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_Toc456162708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EAC54" w14:textId="77777777" w:rsidR="00F202D3" w:rsidRDefault="00F202D3">
          <w:pPr>
            <w:pStyle w:val="30"/>
            <w:tabs>
              <w:tab w:val="left" w:pos="1320"/>
              <w:tab w:val="right" w:leader="dot" w:pos="9913"/>
            </w:tabs>
            <w:rPr>
              <w:rFonts w:asciiTheme="minorHAnsi" w:hAnsiTheme="minorHAnsi"/>
              <w:noProof/>
            </w:rPr>
          </w:pPr>
          <w:hyperlink w:anchor="_Toc456162709" w:history="1">
            <w:r w:rsidRPr="00AF45B5">
              <w:rPr>
                <w:rStyle w:val="a3"/>
                <w:noProof/>
                <w:lang w:val="sr-Cyrl-RS"/>
              </w:rPr>
              <w:t>3.1.7</w:t>
            </w:r>
            <w:r>
              <w:rPr>
                <w:rFonts w:asciiTheme="minorHAnsi" w:hAnsiTheme="minorHAnsi"/>
                <w:noProof/>
              </w:rPr>
              <w:tab/>
            </w:r>
            <w:r w:rsidRPr="00AF45B5">
              <w:rPr>
                <w:rStyle w:val="a3"/>
                <w:noProof/>
                <w:lang w:val="sr-Cyrl-RS"/>
              </w:rPr>
              <w:t>ДС 7: Регистрација корисника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_Toc456162709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5EFF4" w14:textId="77777777" w:rsidR="00F202D3" w:rsidRDefault="00F202D3">
          <w:pPr>
            <w:pStyle w:val="30"/>
            <w:tabs>
              <w:tab w:val="left" w:pos="1320"/>
              <w:tab w:val="right" w:leader="dot" w:pos="9913"/>
            </w:tabs>
            <w:rPr>
              <w:rFonts w:asciiTheme="minorHAnsi" w:hAnsiTheme="minorHAnsi"/>
              <w:noProof/>
            </w:rPr>
          </w:pPr>
          <w:hyperlink w:anchor="_Toc456162710" w:history="1">
            <w:r w:rsidRPr="00AF45B5">
              <w:rPr>
                <w:rStyle w:val="a3"/>
                <w:noProof/>
                <w:lang w:val="sr-Cyrl-RS"/>
              </w:rPr>
              <w:t>3.1.8</w:t>
            </w:r>
            <w:r>
              <w:rPr>
                <w:rFonts w:asciiTheme="minorHAnsi" w:hAnsiTheme="minorHAnsi"/>
                <w:noProof/>
              </w:rPr>
              <w:tab/>
            </w:r>
            <w:r w:rsidRPr="00AF45B5">
              <w:rPr>
                <w:rStyle w:val="a3"/>
                <w:noProof/>
                <w:lang w:val="sr-Cyrl-RS"/>
              </w:rPr>
              <w:t>ДС 8: Логовање корисника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_Toc456162710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32A87" w14:textId="77777777" w:rsidR="00F202D3" w:rsidRDefault="00F202D3">
          <w:pPr>
            <w:pStyle w:val="30"/>
            <w:tabs>
              <w:tab w:val="left" w:pos="1320"/>
              <w:tab w:val="right" w:leader="dot" w:pos="9913"/>
            </w:tabs>
            <w:rPr>
              <w:rFonts w:asciiTheme="minorHAnsi" w:hAnsiTheme="minorHAnsi"/>
              <w:noProof/>
            </w:rPr>
          </w:pPr>
          <w:hyperlink w:anchor="_Toc456162711" w:history="1">
            <w:r w:rsidRPr="00AF45B5">
              <w:rPr>
                <w:rStyle w:val="a3"/>
                <w:noProof/>
                <w:lang w:val="sr-Cyrl-RS"/>
              </w:rPr>
              <w:t>3.1.9</w:t>
            </w:r>
            <w:r>
              <w:rPr>
                <w:rFonts w:asciiTheme="minorHAnsi" w:hAnsiTheme="minorHAnsi"/>
                <w:noProof/>
              </w:rPr>
              <w:tab/>
            </w:r>
            <w:r w:rsidRPr="00AF45B5">
              <w:rPr>
                <w:rStyle w:val="a3"/>
                <w:noProof/>
                <w:lang w:val="sr-Cyrl-RS"/>
              </w:rPr>
              <w:t>ДС 9: Закључавање и откључавање 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_Toc456162711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32A12" w14:textId="77777777" w:rsidR="00F202D3" w:rsidRDefault="00F202D3">
          <w:pPr>
            <w:pStyle w:val="30"/>
            <w:tabs>
              <w:tab w:val="left" w:pos="1320"/>
              <w:tab w:val="right" w:leader="dot" w:pos="9913"/>
            </w:tabs>
            <w:rPr>
              <w:rFonts w:asciiTheme="minorHAnsi" w:hAnsiTheme="minorHAnsi"/>
              <w:noProof/>
            </w:rPr>
          </w:pPr>
          <w:hyperlink w:anchor="_Toc456162712" w:history="1">
            <w:r w:rsidRPr="00AF45B5">
              <w:rPr>
                <w:rStyle w:val="a3"/>
                <w:noProof/>
                <w:lang w:val="sr-Cyrl-RS"/>
              </w:rPr>
              <w:t>3.1.10</w:t>
            </w:r>
            <w:r>
              <w:rPr>
                <w:rFonts w:asciiTheme="minorHAnsi" w:hAnsiTheme="minorHAnsi"/>
                <w:noProof/>
              </w:rPr>
              <w:tab/>
            </w:r>
            <w:r w:rsidRPr="00AF45B5">
              <w:rPr>
                <w:rStyle w:val="a3"/>
                <w:noProof/>
                <w:lang w:val="sr-Cyrl-RS"/>
              </w:rPr>
              <w:t>ДС 10: Креирање новог форума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_Toc456162712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1FB1C" w14:textId="77777777" w:rsidR="00F202D3" w:rsidRDefault="00F202D3">
          <w:pPr>
            <w:pStyle w:val="30"/>
            <w:tabs>
              <w:tab w:val="left" w:pos="1320"/>
              <w:tab w:val="right" w:leader="dot" w:pos="9913"/>
            </w:tabs>
            <w:rPr>
              <w:rFonts w:asciiTheme="minorHAnsi" w:hAnsiTheme="minorHAnsi"/>
              <w:noProof/>
            </w:rPr>
          </w:pPr>
          <w:hyperlink w:anchor="_Toc456162713" w:history="1">
            <w:r w:rsidRPr="00AF45B5">
              <w:rPr>
                <w:rStyle w:val="a3"/>
                <w:noProof/>
                <w:lang w:val="sr-Cyrl-RS"/>
              </w:rPr>
              <w:t>3.1.11</w:t>
            </w:r>
            <w:r>
              <w:rPr>
                <w:rFonts w:asciiTheme="minorHAnsi" w:hAnsiTheme="minorHAnsi"/>
                <w:noProof/>
              </w:rPr>
              <w:tab/>
            </w:r>
            <w:r w:rsidRPr="00AF45B5">
              <w:rPr>
                <w:rStyle w:val="a3"/>
                <w:noProof/>
                <w:lang w:val="sr-Cyrl-RS"/>
              </w:rPr>
              <w:t>ДС 11: Измена корисничких улога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_Toc456162713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B43B4" w14:textId="77777777" w:rsidR="00F202D3" w:rsidRDefault="00F202D3">
          <w:pPr>
            <w:pStyle w:val="30"/>
            <w:tabs>
              <w:tab w:val="left" w:pos="1320"/>
              <w:tab w:val="right" w:leader="dot" w:pos="9913"/>
            </w:tabs>
            <w:rPr>
              <w:rFonts w:asciiTheme="minorHAnsi" w:hAnsiTheme="minorHAnsi"/>
              <w:noProof/>
            </w:rPr>
          </w:pPr>
          <w:hyperlink w:anchor="_Toc456162714" w:history="1">
            <w:r w:rsidRPr="00AF45B5">
              <w:rPr>
                <w:rStyle w:val="a3"/>
                <w:noProof/>
                <w:lang w:val="sr-Cyrl-RS"/>
              </w:rPr>
              <w:t>3.1.12</w:t>
            </w:r>
            <w:r>
              <w:rPr>
                <w:rFonts w:asciiTheme="minorHAnsi" w:hAnsiTheme="minorHAnsi"/>
                <w:noProof/>
              </w:rPr>
              <w:tab/>
            </w:r>
            <w:r w:rsidRPr="00AF45B5">
              <w:rPr>
                <w:rStyle w:val="a3"/>
                <w:noProof/>
                <w:lang w:val="sr-Cyrl-RS"/>
              </w:rPr>
              <w:t>ДС 12: Измена дозвола на корисничким улогама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_Toc456162714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124C2" w14:textId="77777777" w:rsidR="00F202D3" w:rsidRDefault="00F202D3">
          <w:pPr>
            <w:pStyle w:val="30"/>
            <w:tabs>
              <w:tab w:val="left" w:pos="1320"/>
              <w:tab w:val="right" w:leader="dot" w:pos="9913"/>
            </w:tabs>
            <w:rPr>
              <w:rFonts w:asciiTheme="minorHAnsi" w:hAnsiTheme="minorHAnsi"/>
              <w:noProof/>
            </w:rPr>
          </w:pPr>
          <w:hyperlink w:anchor="_Toc456162715" w:history="1">
            <w:r w:rsidRPr="00AF45B5">
              <w:rPr>
                <w:rStyle w:val="a3"/>
                <w:noProof/>
                <w:lang w:val="sr-Cyrl-RS"/>
              </w:rPr>
              <w:t>3.1.13</w:t>
            </w:r>
            <w:r>
              <w:rPr>
                <w:rFonts w:asciiTheme="minorHAnsi" w:hAnsiTheme="minorHAnsi"/>
                <w:noProof/>
              </w:rPr>
              <w:tab/>
            </w:r>
            <w:r w:rsidRPr="00AF45B5">
              <w:rPr>
                <w:rStyle w:val="a3"/>
                <w:noProof/>
                <w:lang w:val="sr-Cyrl-RS"/>
              </w:rPr>
              <w:t>ДС 13: Додавање нових корисничких улога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_Toc456162715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C148C" w14:textId="77777777" w:rsidR="00F202D3" w:rsidRDefault="00F202D3">
          <w:pPr>
            <w:pStyle w:val="20"/>
            <w:tabs>
              <w:tab w:val="left" w:pos="880"/>
              <w:tab w:val="right" w:leader="dot" w:pos="9913"/>
            </w:tabs>
            <w:rPr>
              <w:rFonts w:asciiTheme="minorHAnsi" w:hAnsiTheme="minorHAnsi"/>
              <w:noProof/>
            </w:rPr>
          </w:pPr>
          <w:hyperlink w:anchor="_Toc456162716" w:history="1">
            <w:r w:rsidRPr="00AF45B5">
              <w:rPr>
                <w:rStyle w:val="a3"/>
                <w:noProof/>
                <w:lang w:val="sr-Cyrl-RS"/>
              </w:rPr>
              <w:t>3.2</w:t>
            </w:r>
            <w:r>
              <w:rPr>
                <w:rFonts w:asciiTheme="minorHAnsi" w:hAnsiTheme="minorHAnsi"/>
                <w:noProof/>
              </w:rPr>
              <w:tab/>
            </w:r>
            <w:r w:rsidRPr="00AF45B5">
              <w:rPr>
                <w:rStyle w:val="a3"/>
                <w:noProof/>
                <w:lang w:val="sr-Cyrl-RS"/>
              </w:rPr>
              <w:t>Системске операције и уговори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_Toc456162716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D122E" w14:textId="77777777" w:rsidR="00F202D3" w:rsidRDefault="00F202D3">
          <w:pPr>
            <w:pStyle w:val="20"/>
            <w:tabs>
              <w:tab w:val="left" w:pos="880"/>
              <w:tab w:val="right" w:leader="dot" w:pos="9913"/>
            </w:tabs>
            <w:rPr>
              <w:rFonts w:asciiTheme="minorHAnsi" w:hAnsiTheme="minorHAnsi"/>
              <w:noProof/>
            </w:rPr>
          </w:pPr>
          <w:hyperlink w:anchor="_Toc456162717" w:history="1">
            <w:r w:rsidRPr="00AF45B5">
              <w:rPr>
                <w:rStyle w:val="a3"/>
                <w:noProof/>
                <w:lang w:val="sr-Cyrl-RS"/>
              </w:rPr>
              <w:t>3.3</w:t>
            </w:r>
            <w:r>
              <w:rPr>
                <w:rFonts w:asciiTheme="minorHAnsi" w:hAnsiTheme="minorHAnsi"/>
                <w:noProof/>
              </w:rPr>
              <w:tab/>
            </w:r>
            <w:r w:rsidRPr="00AF45B5">
              <w:rPr>
                <w:rStyle w:val="a3"/>
                <w:noProof/>
                <w:lang w:val="sr-Cyrl-RS"/>
              </w:rPr>
              <w:t>Структура софтверског система – концептуални дијаграм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_Toc456162717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F47F4" w14:textId="77777777" w:rsidR="00F202D3" w:rsidRDefault="00F202D3">
          <w:pPr>
            <w:pStyle w:val="20"/>
            <w:tabs>
              <w:tab w:val="left" w:pos="880"/>
              <w:tab w:val="right" w:leader="dot" w:pos="9913"/>
            </w:tabs>
            <w:rPr>
              <w:rFonts w:asciiTheme="minorHAnsi" w:hAnsiTheme="minorHAnsi"/>
              <w:noProof/>
            </w:rPr>
          </w:pPr>
          <w:hyperlink w:anchor="_Toc456162718" w:history="1">
            <w:r w:rsidRPr="00AF45B5">
              <w:rPr>
                <w:rStyle w:val="a3"/>
                <w:noProof/>
                <w:lang w:val="sr-Cyrl-RS"/>
              </w:rPr>
              <w:t>3.4</w:t>
            </w:r>
            <w:r>
              <w:rPr>
                <w:rFonts w:asciiTheme="minorHAnsi" w:hAnsiTheme="minorHAnsi"/>
                <w:noProof/>
              </w:rPr>
              <w:tab/>
            </w:r>
            <w:r w:rsidRPr="00AF45B5">
              <w:rPr>
                <w:rStyle w:val="a3"/>
                <w:noProof/>
                <w:lang w:val="sr-Cyrl-RS"/>
              </w:rPr>
              <w:t>Структура софтверског система – релациони модел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_Toc456162718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81BED" w14:textId="77777777" w:rsidR="00F202D3" w:rsidRDefault="00F202D3">
          <w:pPr>
            <w:pStyle w:val="10"/>
            <w:rPr>
              <w:rFonts w:asciiTheme="minorHAnsi" w:hAnsiTheme="minorHAnsi"/>
            </w:rPr>
          </w:pPr>
          <w:hyperlink w:anchor="_Toc456162719" w:history="1">
            <w:r w:rsidRPr="00AF45B5">
              <w:rPr>
                <w:rStyle w:val="a3"/>
                <w:lang w:val="sr-Cyrl-RS"/>
              </w:rPr>
              <w:t>4</w:t>
            </w:r>
            <w:r>
              <w:rPr>
                <w:rFonts w:asciiTheme="minorHAnsi" w:hAnsiTheme="minorHAnsi"/>
              </w:rPr>
              <w:tab/>
            </w:r>
            <w:r w:rsidRPr="00AF45B5">
              <w:rPr>
                <w:rStyle w:val="a3"/>
                <w:lang w:val="sr-Cyrl-RS"/>
              </w:rPr>
              <w:t>Пројектовање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_Toc456162719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6D44D76" w14:textId="77777777" w:rsidR="00F202D3" w:rsidRDefault="00F202D3">
          <w:pPr>
            <w:pStyle w:val="20"/>
            <w:tabs>
              <w:tab w:val="left" w:pos="880"/>
              <w:tab w:val="right" w:leader="dot" w:pos="9913"/>
            </w:tabs>
            <w:rPr>
              <w:rFonts w:asciiTheme="minorHAnsi" w:hAnsiTheme="minorHAnsi"/>
              <w:noProof/>
            </w:rPr>
          </w:pPr>
          <w:hyperlink w:anchor="_Toc456162720" w:history="1">
            <w:r w:rsidRPr="00AF45B5">
              <w:rPr>
                <w:rStyle w:val="a3"/>
                <w:noProof/>
                <w:lang w:val="sr-Cyrl-RS"/>
              </w:rPr>
              <w:t>4.1</w:t>
            </w:r>
            <w:r>
              <w:rPr>
                <w:rFonts w:asciiTheme="minorHAnsi" w:hAnsiTheme="minorHAnsi"/>
                <w:noProof/>
              </w:rPr>
              <w:tab/>
            </w:r>
            <w:r w:rsidRPr="00AF45B5">
              <w:rPr>
                <w:rStyle w:val="a3"/>
                <w:noProof/>
                <w:lang w:val="sr-Cyrl-RS"/>
              </w:rPr>
              <w:t>Архитектура софтверског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_Toc456162720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C5833" w14:textId="77777777" w:rsidR="00F202D3" w:rsidRDefault="00F202D3">
          <w:pPr>
            <w:pStyle w:val="20"/>
            <w:tabs>
              <w:tab w:val="left" w:pos="880"/>
              <w:tab w:val="right" w:leader="dot" w:pos="9913"/>
            </w:tabs>
            <w:rPr>
              <w:rFonts w:asciiTheme="minorHAnsi" w:hAnsiTheme="minorHAnsi"/>
              <w:noProof/>
            </w:rPr>
          </w:pPr>
          <w:hyperlink w:anchor="_Toc456162721" w:history="1">
            <w:r w:rsidRPr="00AF45B5">
              <w:rPr>
                <w:rStyle w:val="a3"/>
                <w:noProof/>
                <w:lang w:val="sr-Cyrl-RS"/>
              </w:rPr>
              <w:t>4.2</w:t>
            </w:r>
            <w:r>
              <w:rPr>
                <w:rFonts w:asciiTheme="minorHAnsi" w:hAnsiTheme="minorHAnsi"/>
                <w:noProof/>
              </w:rPr>
              <w:tab/>
            </w:r>
            <w:r w:rsidRPr="00AF45B5">
              <w:rPr>
                <w:rStyle w:val="a3"/>
                <w:noProof/>
                <w:lang w:val="sr-Cyrl-RS"/>
              </w:rPr>
              <w:t>Пројектовање корисничког интерфејса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_Toc456162721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05614" w14:textId="77777777" w:rsidR="00F202D3" w:rsidRDefault="00F202D3">
          <w:pPr>
            <w:pStyle w:val="30"/>
            <w:tabs>
              <w:tab w:val="left" w:pos="1320"/>
              <w:tab w:val="right" w:leader="dot" w:pos="9913"/>
            </w:tabs>
            <w:rPr>
              <w:rFonts w:asciiTheme="minorHAnsi" w:hAnsiTheme="minorHAnsi"/>
              <w:noProof/>
            </w:rPr>
          </w:pPr>
          <w:hyperlink w:anchor="_Toc456162722" w:history="1">
            <w:r w:rsidRPr="00AF45B5">
              <w:rPr>
                <w:rStyle w:val="a3"/>
                <w:noProof/>
                <w:lang w:val="sr-Cyrl-RS"/>
              </w:rPr>
              <w:t>4.2.1</w:t>
            </w:r>
            <w:r>
              <w:rPr>
                <w:rFonts w:asciiTheme="minorHAnsi" w:hAnsiTheme="minorHAnsi"/>
                <w:noProof/>
              </w:rPr>
              <w:tab/>
            </w:r>
            <w:r w:rsidRPr="00AF45B5">
              <w:rPr>
                <w:rStyle w:val="a3"/>
                <w:noProof/>
                <w:lang w:val="sr-Cyrl-RS"/>
              </w:rPr>
              <w:t>Пројектовање екранских форми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_Toc456162722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2DD90" w14:textId="77777777" w:rsidR="00F202D3" w:rsidRDefault="00F202D3">
          <w:pPr>
            <w:pStyle w:val="20"/>
            <w:tabs>
              <w:tab w:val="left" w:pos="880"/>
              <w:tab w:val="right" w:leader="dot" w:pos="9913"/>
            </w:tabs>
            <w:rPr>
              <w:rFonts w:asciiTheme="minorHAnsi" w:hAnsiTheme="minorHAnsi"/>
              <w:noProof/>
            </w:rPr>
          </w:pPr>
          <w:hyperlink w:anchor="_Toc456162723" w:history="1">
            <w:r w:rsidRPr="00AF45B5">
              <w:rPr>
                <w:rStyle w:val="a3"/>
                <w:noProof/>
                <w:lang w:val="sr-Cyrl-RS"/>
              </w:rPr>
              <w:t>4.3</w:t>
            </w:r>
            <w:r>
              <w:rPr>
                <w:rFonts w:asciiTheme="minorHAnsi" w:hAnsiTheme="minorHAnsi"/>
                <w:noProof/>
              </w:rPr>
              <w:tab/>
            </w:r>
            <w:r w:rsidRPr="00AF45B5">
              <w:rPr>
                <w:rStyle w:val="a3"/>
                <w:noProof/>
                <w:lang w:val="sr-Cyrl-RS"/>
              </w:rPr>
              <w:t>Пројектовање контролера корисничког интерфејса и апликационе логике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_Toc456162723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A9BCD" w14:textId="77777777" w:rsidR="00F202D3" w:rsidRDefault="00F202D3">
          <w:pPr>
            <w:pStyle w:val="30"/>
            <w:tabs>
              <w:tab w:val="left" w:pos="1320"/>
              <w:tab w:val="right" w:leader="dot" w:pos="9913"/>
            </w:tabs>
            <w:rPr>
              <w:rFonts w:asciiTheme="minorHAnsi" w:hAnsiTheme="minorHAnsi"/>
              <w:noProof/>
            </w:rPr>
          </w:pPr>
          <w:hyperlink w:anchor="_Toc456162724" w:history="1">
            <w:r w:rsidRPr="00AF45B5">
              <w:rPr>
                <w:rStyle w:val="a3"/>
                <w:noProof/>
                <w:lang w:val="sr-Cyrl-RS"/>
              </w:rPr>
              <w:t>4.3.1</w:t>
            </w:r>
            <w:r>
              <w:rPr>
                <w:rFonts w:asciiTheme="minorHAnsi" w:hAnsiTheme="minorHAnsi"/>
                <w:noProof/>
              </w:rPr>
              <w:tab/>
            </w:r>
            <w:r w:rsidRPr="00AF45B5">
              <w:rPr>
                <w:rStyle w:val="a3"/>
                <w:noProof/>
                <w:lang w:val="sr-Cyrl-RS"/>
              </w:rPr>
              <w:t>Класе апликационе логике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_Toc456162724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7F40C" w14:textId="77777777" w:rsidR="00F202D3" w:rsidRDefault="00F202D3">
          <w:pPr>
            <w:pStyle w:val="30"/>
            <w:tabs>
              <w:tab w:val="left" w:pos="1320"/>
              <w:tab w:val="right" w:leader="dot" w:pos="9913"/>
            </w:tabs>
            <w:rPr>
              <w:rFonts w:asciiTheme="minorHAnsi" w:hAnsiTheme="minorHAnsi"/>
              <w:noProof/>
            </w:rPr>
          </w:pPr>
          <w:hyperlink w:anchor="_Toc456162725" w:history="1">
            <w:r w:rsidRPr="00AF45B5">
              <w:rPr>
                <w:rStyle w:val="a3"/>
                <w:noProof/>
                <w:lang w:val="sr-Cyrl-RS"/>
              </w:rPr>
              <w:t>4.3.2</w:t>
            </w:r>
            <w:r>
              <w:rPr>
                <w:rFonts w:asciiTheme="minorHAnsi" w:hAnsiTheme="minorHAnsi"/>
                <w:noProof/>
              </w:rPr>
              <w:tab/>
            </w:r>
            <w:r w:rsidRPr="00AF45B5">
              <w:rPr>
                <w:rStyle w:val="a3"/>
                <w:noProof/>
                <w:lang w:val="sr-Cyrl-RS"/>
              </w:rPr>
              <w:t>Класе доменског модела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_Toc456162725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A2B67" w14:textId="77777777" w:rsidR="00F202D3" w:rsidRDefault="00F202D3">
          <w:pPr>
            <w:pStyle w:val="30"/>
            <w:tabs>
              <w:tab w:val="left" w:pos="1320"/>
              <w:tab w:val="right" w:leader="dot" w:pos="9913"/>
            </w:tabs>
            <w:rPr>
              <w:rFonts w:asciiTheme="minorHAnsi" w:hAnsiTheme="minorHAnsi"/>
              <w:noProof/>
            </w:rPr>
          </w:pPr>
          <w:hyperlink w:anchor="_Toc456162726" w:history="1">
            <w:r w:rsidRPr="00AF45B5">
              <w:rPr>
                <w:rStyle w:val="a3"/>
                <w:noProof/>
                <w:lang w:val="sr-Cyrl-RS"/>
              </w:rPr>
              <w:t>4.3.3</w:t>
            </w:r>
            <w:r>
              <w:rPr>
                <w:rFonts w:asciiTheme="minorHAnsi" w:hAnsiTheme="minorHAnsi"/>
                <w:noProof/>
              </w:rPr>
              <w:tab/>
            </w:r>
            <w:r w:rsidRPr="00AF45B5">
              <w:rPr>
                <w:rStyle w:val="a3"/>
                <w:noProof/>
                <w:lang w:val="sr-Cyrl-RS"/>
              </w:rPr>
              <w:t>Пројектовање понашања софтверског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_Toc456162726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FED5B" w14:textId="77777777" w:rsidR="00F202D3" w:rsidRDefault="00F202D3">
          <w:pPr>
            <w:pStyle w:val="10"/>
            <w:rPr>
              <w:rFonts w:asciiTheme="minorHAnsi" w:hAnsiTheme="minorHAnsi"/>
            </w:rPr>
          </w:pPr>
          <w:hyperlink w:anchor="_Toc456162727" w:history="1">
            <w:r w:rsidRPr="00AF45B5">
              <w:rPr>
                <w:rStyle w:val="a3"/>
                <w:lang w:val="sr-Cyrl-RS"/>
              </w:rPr>
              <w:t>5</w:t>
            </w:r>
            <w:r>
              <w:rPr>
                <w:rFonts w:asciiTheme="minorHAnsi" w:hAnsiTheme="minorHAnsi"/>
              </w:rPr>
              <w:tab/>
            </w:r>
            <w:r w:rsidRPr="00AF45B5">
              <w:rPr>
                <w:rStyle w:val="a3"/>
                <w:lang w:val="sr-Cyrl-RS"/>
              </w:rPr>
              <w:t>Имплементација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_Toc456162727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14:paraId="76DE9FD8" w14:textId="77777777" w:rsidR="005455E7" w:rsidRPr="005954D6" w:rsidRDefault="00D10FBA">
          <w:pPr>
            <w:rPr>
              <w:lang w:val="sr-Cyrl-RS"/>
            </w:rPr>
          </w:pPr>
          <w:r w:rsidRPr="005954D6">
            <w:rPr>
              <w:b/>
              <w:bCs/>
              <w:noProof/>
              <w:lang w:val="sr-Cyrl-RS"/>
            </w:rPr>
            <w:fldChar w:fldCharType="end"/>
          </w:r>
        </w:p>
      </w:sdtContent>
    </w:sdt>
    <w:p w14:paraId="55A72ABD" w14:textId="77777777" w:rsidR="00645BE7" w:rsidRPr="005954D6" w:rsidRDefault="00645BE7" w:rsidP="005455E7">
      <w:pPr>
        <w:tabs>
          <w:tab w:val="left" w:pos="3093"/>
        </w:tabs>
        <w:rPr>
          <w:lang w:val="sr-Cyrl-RS"/>
        </w:rPr>
      </w:pPr>
    </w:p>
    <w:p w14:paraId="091F6583" w14:textId="77777777" w:rsidR="005455E7" w:rsidRPr="005954D6" w:rsidRDefault="005455E7">
      <w:pPr>
        <w:spacing w:before="0" w:after="160" w:line="259" w:lineRule="auto"/>
        <w:jc w:val="left"/>
        <w:rPr>
          <w:lang w:val="sr-Cyrl-RS"/>
        </w:rPr>
      </w:pPr>
      <w:r w:rsidRPr="005954D6">
        <w:rPr>
          <w:lang w:val="sr-Cyrl-RS"/>
        </w:rPr>
        <w:br w:type="page"/>
      </w:r>
    </w:p>
    <w:p w14:paraId="148605B2" w14:textId="77777777" w:rsidR="005455E7" w:rsidRPr="005954D6" w:rsidRDefault="005455E7" w:rsidP="005455E7">
      <w:pPr>
        <w:pStyle w:val="1"/>
        <w:rPr>
          <w:lang w:val="sr-Cyrl-RS"/>
        </w:rPr>
      </w:pPr>
      <w:bookmarkStart w:id="0" w:name="_Toc385066195"/>
      <w:bookmarkStart w:id="1" w:name="_Toc456162678"/>
      <w:r w:rsidRPr="005954D6">
        <w:rPr>
          <w:lang w:val="sr-Cyrl-RS"/>
        </w:rPr>
        <w:lastRenderedPageBreak/>
        <w:t xml:space="preserve">Опис корисничких </w:t>
      </w:r>
      <w:bookmarkEnd w:id="0"/>
      <w:r w:rsidR="006640C1" w:rsidRPr="005954D6">
        <w:rPr>
          <w:lang w:val="sr-Cyrl-RS"/>
        </w:rPr>
        <w:t>захтева</w:t>
      </w:r>
      <w:bookmarkEnd w:id="1"/>
    </w:p>
    <w:p w14:paraId="74952C7E" w14:textId="77777777" w:rsidR="005455E7" w:rsidRPr="005954D6" w:rsidRDefault="005455E7" w:rsidP="005455E7">
      <w:pPr>
        <w:pStyle w:val="2"/>
        <w:spacing w:after="120"/>
        <w:rPr>
          <w:lang w:val="sr-Cyrl-RS"/>
        </w:rPr>
      </w:pPr>
      <w:bookmarkStart w:id="2" w:name="_Toc381208015"/>
      <w:bookmarkStart w:id="3" w:name="_Toc385066196"/>
      <w:bookmarkStart w:id="4" w:name="_Toc456162679"/>
      <w:r w:rsidRPr="005954D6">
        <w:rPr>
          <w:lang w:val="sr-Cyrl-RS"/>
        </w:rPr>
        <w:t>Општи опис софтвера</w:t>
      </w:r>
      <w:bookmarkEnd w:id="2"/>
      <w:bookmarkEnd w:id="3"/>
      <w:bookmarkEnd w:id="4"/>
    </w:p>
    <w:p w14:paraId="19D8CBC5" w14:textId="77777777" w:rsidR="005455E7" w:rsidRPr="005954D6" w:rsidRDefault="0074420C" w:rsidP="005455E7">
      <w:pPr>
        <w:rPr>
          <w:lang w:val="sr-Cyrl-RS"/>
        </w:rPr>
      </w:pPr>
      <w:r w:rsidRPr="005954D6">
        <w:rPr>
          <w:lang w:val="sr-Cyrl-RS"/>
        </w:rPr>
        <w:t xml:space="preserve">Потребан је </w:t>
      </w:r>
      <w:r w:rsidR="002300AA" w:rsidRPr="005954D6">
        <w:rPr>
          <w:lang w:val="sr-Cyrl-RS"/>
        </w:rPr>
        <w:t>софтверски систем</w:t>
      </w:r>
      <w:r w:rsidRPr="005954D6">
        <w:rPr>
          <w:lang w:val="sr-Cyrl-RS"/>
        </w:rPr>
        <w:t xml:space="preserve"> који обезбеђује функције интернет форума. Интернет форум је сајт на коме корисници могу да дискутују остављањем порука. Дискусије се врше у темама и свака порука је везана за једну тему. Сродне теме се групишу у форуме, а фо</w:t>
      </w:r>
      <w:r w:rsidR="00481D27" w:rsidRPr="005954D6">
        <w:rPr>
          <w:lang w:val="sr-Cyrl-RS"/>
        </w:rPr>
        <w:t>руми могу да имају подфоруме. Форумски софтвер подржава логовање корисника и вођење статистичких података о порукама. Такође је потребна могућност администрације форума као што је управљање форумима и подфорумима, заустављање и санкционисање непожељног понашања на форуму.</w:t>
      </w:r>
    </w:p>
    <w:p w14:paraId="2D0E10EB" w14:textId="77777777" w:rsidR="00481D27" w:rsidRPr="005954D6" w:rsidRDefault="00107FEF" w:rsidP="00481D27">
      <w:pPr>
        <w:pStyle w:val="2"/>
        <w:rPr>
          <w:lang w:val="sr-Cyrl-RS"/>
        </w:rPr>
      </w:pPr>
      <w:bookmarkStart w:id="5" w:name="_Toc456162680"/>
      <w:r w:rsidRPr="005954D6">
        <w:rPr>
          <w:lang w:val="sr-Cyrl-RS"/>
        </w:rPr>
        <w:t>Детаљни описи софтвера</w:t>
      </w:r>
      <w:bookmarkEnd w:id="5"/>
    </w:p>
    <w:p w14:paraId="0FABE4BC" w14:textId="77777777" w:rsidR="00481D27" w:rsidRPr="005954D6" w:rsidRDefault="00481D27" w:rsidP="00481D27">
      <w:pPr>
        <w:pStyle w:val="3"/>
        <w:rPr>
          <w:lang w:val="sr-Cyrl-RS"/>
        </w:rPr>
      </w:pPr>
      <w:bookmarkStart w:id="6" w:name="_Toc456162681"/>
      <w:r w:rsidRPr="005954D6">
        <w:rPr>
          <w:lang w:val="sr-Cyrl-RS"/>
        </w:rPr>
        <w:t>Почетна страна форума</w:t>
      </w:r>
      <w:bookmarkEnd w:id="6"/>
    </w:p>
    <w:p w14:paraId="5072C036" w14:textId="77777777" w:rsidR="00481D27" w:rsidRPr="005954D6" w:rsidRDefault="00481D27" w:rsidP="00481D27">
      <w:pPr>
        <w:rPr>
          <w:lang w:val="sr-Cyrl-RS"/>
        </w:rPr>
      </w:pPr>
      <w:r w:rsidRPr="005954D6">
        <w:rPr>
          <w:lang w:val="sr-Cyrl-RS"/>
        </w:rPr>
        <w:t>На почетној страни форума треба да буду излистани форуми</w:t>
      </w:r>
      <w:r w:rsidR="00107FEF" w:rsidRPr="005954D6">
        <w:rPr>
          <w:lang w:val="sr-Cyrl-RS"/>
        </w:rPr>
        <w:t>, груписани у главне форуме. При том главни форуми служе само за груписање форума, у њима не могу да се праве теме.</w:t>
      </w:r>
      <w:r w:rsidR="001B70D5" w:rsidRPr="005954D6">
        <w:rPr>
          <w:lang w:val="sr-Cyrl-RS"/>
        </w:rPr>
        <w:t xml:space="preserve"> На врху почетне стране треба да стоји трака са линковима и менијима, која ће бити присутна и на свакој другој страни форума.</w:t>
      </w:r>
    </w:p>
    <w:p w14:paraId="5D44AF22" w14:textId="77777777" w:rsidR="001B70D5" w:rsidRPr="005954D6" w:rsidRDefault="001B70D5" w:rsidP="00481D27">
      <w:pPr>
        <w:rPr>
          <w:lang w:val="sr-Cyrl-RS"/>
        </w:rPr>
      </w:pPr>
      <w:r w:rsidRPr="005954D6">
        <w:rPr>
          <w:lang w:val="sr-Cyrl-RS"/>
        </w:rPr>
        <w:t xml:space="preserve">На </w:t>
      </w:r>
      <w:r w:rsidR="004F5D78" w:rsidRPr="005954D6">
        <w:rPr>
          <w:lang w:val="sr-Cyrl-RS"/>
        </w:rPr>
        <w:t>дну почетне стране треба да одређене статистичке информације: колико</w:t>
      </w:r>
      <w:r w:rsidRPr="005954D6">
        <w:rPr>
          <w:lang w:val="sr-Cyrl-RS"/>
        </w:rPr>
        <w:t xml:space="preserve"> тренутно корисника гледа форум, колико</w:t>
      </w:r>
      <w:r w:rsidR="004F5D78" w:rsidRPr="005954D6">
        <w:rPr>
          <w:lang w:val="sr-Cyrl-RS"/>
        </w:rPr>
        <w:t xml:space="preserve"> присутних корисника је улоговано, а колико није. Такође требају да буду приказана и имена улогованих корисника</w:t>
      </w:r>
      <w:r w:rsidRPr="005954D6">
        <w:rPr>
          <w:lang w:val="sr-Cyrl-RS"/>
        </w:rPr>
        <w:t>.</w:t>
      </w:r>
    </w:p>
    <w:p w14:paraId="2EFF8B30" w14:textId="77777777" w:rsidR="00616E09" w:rsidRPr="005954D6" w:rsidRDefault="00616E09" w:rsidP="00616E09">
      <w:pPr>
        <w:pStyle w:val="3"/>
        <w:rPr>
          <w:lang w:val="sr-Cyrl-RS"/>
        </w:rPr>
      </w:pPr>
      <w:bookmarkStart w:id="7" w:name="_Toc456162682"/>
      <w:r w:rsidRPr="005954D6">
        <w:rPr>
          <w:lang w:val="sr-Cyrl-RS"/>
        </w:rPr>
        <w:t>Страна са приказом тема једног форума</w:t>
      </w:r>
      <w:bookmarkEnd w:id="7"/>
    </w:p>
    <w:p w14:paraId="1C8B7021" w14:textId="77777777" w:rsidR="00616E09" w:rsidRPr="005954D6" w:rsidRDefault="00616E09" w:rsidP="00616E09">
      <w:pPr>
        <w:rPr>
          <w:lang w:val="sr-Cyrl-RS"/>
        </w:rPr>
      </w:pPr>
      <w:r w:rsidRPr="005954D6">
        <w:rPr>
          <w:lang w:val="sr-Cyrl-RS"/>
        </w:rPr>
        <w:t>На овој страни се приказује листа тема на једном форуму. Листа треба да буде подељена у посебне странице. Ако форум има више тема од одређене подешене вредности (рецимо 20) све теме преко тог броја не треба да буду приказане, а на дну стране треба</w:t>
      </w:r>
      <w:r w:rsidR="004F5D78" w:rsidRPr="005954D6">
        <w:rPr>
          <w:lang w:val="sr-Cyrl-RS"/>
        </w:rPr>
        <w:t>ју</w:t>
      </w:r>
      <w:r w:rsidRPr="005954D6">
        <w:rPr>
          <w:lang w:val="sr-Cyrl-RS"/>
        </w:rPr>
        <w:t xml:space="preserve"> да буде приказан</w:t>
      </w:r>
      <w:r w:rsidR="004F5D78" w:rsidRPr="005954D6">
        <w:rPr>
          <w:lang w:val="sr-Cyrl-RS"/>
        </w:rPr>
        <w:t>и</w:t>
      </w:r>
      <w:r w:rsidRPr="005954D6">
        <w:rPr>
          <w:lang w:val="sr-Cyrl-RS"/>
        </w:rPr>
        <w:t xml:space="preserve"> линкови до осталих страница као и линкови до претходне, следеће, прве и последње странице. Теме које су закључане треба да буду обележене тако да се истичу од осталих.</w:t>
      </w:r>
    </w:p>
    <w:p w14:paraId="2C59649A" w14:textId="77777777" w:rsidR="00616E09" w:rsidRPr="005954D6" w:rsidRDefault="00616E09" w:rsidP="00616E09">
      <w:pPr>
        <w:pStyle w:val="3"/>
        <w:rPr>
          <w:lang w:val="sr-Cyrl-RS"/>
        </w:rPr>
      </w:pPr>
      <w:bookmarkStart w:id="8" w:name="_Toc456162683"/>
      <w:r w:rsidRPr="005954D6">
        <w:rPr>
          <w:lang w:val="sr-Cyrl-RS"/>
        </w:rPr>
        <w:t>Страна са приказом порука једне теме</w:t>
      </w:r>
      <w:bookmarkEnd w:id="8"/>
    </w:p>
    <w:p w14:paraId="7C752DC6" w14:textId="77777777" w:rsidR="004F5D78" w:rsidRPr="005954D6" w:rsidRDefault="00616E09" w:rsidP="00616E09">
      <w:pPr>
        <w:rPr>
          <w:lang w:val="sr-Cyrl-RS"/>
        </w:rPr>
      </w:pPr>
      <w:r w:rsidRPr="005954D6">
        <w:rPr>
          <w:lang w:val="sr-Cyrl-RS"/>
        </w:rPr>
        <w:t>Овде се приказују поруке у теми, једна испод друге. За сваку поруку потребно је да буду приказани: текст порука, име постављача (са линком до странице са профилом), остале информације о кориснику (датум регистрације, број постова), датум и време постављања поруке и линк до поста који корисници могу да копирају (који ће отворити страницу теме на којој се налази порука).</w:t>
      </w:r>
    </w:p>
    <w:p w14:paraId="366A1039" w14:textId="77777777" w:rsidR="00616E09" w:rsidRPr="005954D6" w:rsidRDefault="004F5D78" w:rsidP="00616E09">
      <w:pPr>
        <w:rPr>
          <w:lang w:val="sr-Cyrl-RS"/>
        </w:rPr>
      </w:pPr>
      <w:r w:rsidRPr="005954D6">
        <w:rPr>
          <w:lang w:val="sr-Cyrl-RS"/>
        </w:rPr>
        <w:t>Листа постова у теми треба да подржава прелом страница. Ако је број порука већи од одређеног броја листа порука се дели на нумерисане странице. На дну сваке странице</w:t>
      </w:r>
      <w:r w:rsidR="008D5FF4" w:rsidRPr="005954D6">
        <w:rPr>
          <w:lang w:val="sr-Cyrl-RS"/>
        </w:rPr>
        <w:t xml:space="preserve"> треба да буду приказани линкови до </w:t>
      </w:r>
      <w:r w:rsidRPr="005954D6">
        <w:rPr>
          <w:lang w:val="sr-Cyrl-RS"/>
        </w:rPr>
        <w:t>осталих страница</w:t>
      </w:r>
      <w:r w:rsidR="008D5FF4" w:rsidRPr="005954D6">
        <w:rPr>
          <w:lang w:val="sr-Cyrl-RS"/>
        </w:rPr>
        <w:t xml:space="preserve">, </w:t>
      </w:r>
      <w:r w:rsidRPr="005954D6">
        <w:rPr>
          <w:lang w:val="sr-Cyrl-RS"/>
        </w:rPr>
        <w:t xml:space="preserve">као и до </w:t>
      </w:r>
      <w:r w:rsidR="008D5FF4" w:rsidRPr="005954D6">
        <w:rPr>
          <w:lang w:val="sr-Cyrl-RS"/>
        </w:rPr>
        <w:t>претходне, следеће, прве и последње.</w:t>
      </w:r>
    </w:p>
    <w:p w14:paraId="1DFD27F6" w14:textId="77777777" w:rsidR="00842195" w:rsidRPr="005954D6" w:rsidRDefault="00842195" w:rsidP="00842195">
      <w:pPr>
        <w:pStyle w:val="3"/>
        <w:rPr>
          <w:lang w:val="sr-Cyrl-RS"/>
        </w:rPr>
      </w:pPr>
      <w:bookmarkStart w:id="9" w:name="_Toc456162684"/>
      <w:r w:rsidRPr="005954D6">
        <w:rPr>
          <w:lang w:val="sr-Cyrl-RS"/>
        </w:rPr>
        <w:t>Креирање тема и нових поруке</w:t>
      </w:r>
      <w:bookmarkEnd w:id="9"/>
    </w:p>
    <w:p w14:paraId="13F2C643" w14:textId="77777777" w:rsidR="00842195" w:rsidRPr="005954D6" w:rsidRDefault="00842195" w:rsidP="00842195">
      <w:pPr>
        <w:rPr>
          <w:lang w:val="sr-Cyrl-RS"/>
        </w:rPr>
      </w:pPr>
      <w:r w:rsidRPr="005954D6">
        <w:rPr>
          <w:lang w:val="sr-Cyrl-RS"/>
        </w:rPr>
        <w:t>Станица за креирање нове поруке треба да има поље за унос текста порука, док страница за додавање нове теме треба још да има и поље за унос имена теме.</w:t>
      </w:r>
    </w:p>
    <w:p w14:paraId="63ACAD2A" w14:textId="77777777" w:rsidR="00842195" w:rsidRPr="005954D6" w:rsidRDefault="00842195" w:rsidP="00842195">
      <w:pPr>
        <w:pStyle w:val="3"/>
        <w:rPr>
          <w:lang w:val="sr-Cyrl-RS"/>
        </w:rPr>
      </w:pPr>
      <w:bookmarkStart w:id="10" w:name="_Toc456162685"/>
      <w:r w:rsidRPr="005954D6">
        <w:rPr>
          <w:lang w:val="sr-Cyrl-RS"/>
        </w:rPr>
        <w:t>Корисници</w:t>
      </w:r>
      <w:bookmarkEnd w:id="10"/>
    </w:p>
    <w:p w14:paraId="727C0044" w14:textId="77777777" w:rsidR="00842195" w:rsidRPr="005954D6" w:rsidRDefault="00842195" w:rsidP="00842195">
      <w:pPr>
        <w:rPr>
          <w:lang w:val="sr-Cyrl-RS"/>
        </w:rPr>
      </w:pPr>
      <w:r w:rsidRPr="005954D6">
        <w:rPr>
          <w:lang w:val="sr-Cyrl-RS"/>
        </w:rPr>
        <w:t>Страница са листом свих корисника треба да прикаже листу корисника у облику табеле са основним подацима. Страница профила једног корисника треба да прикаже све доступне јавне податке о кориснику, између осталог и број порука на форуму.</w:t>
      </w:r>
    </w:p>
    <w:p w14:paraId="1A233302" w14:textId="77777777" w:rsidR="00842195" w:rsidRPr="005954D6" w:rsidRDefault="004423CF" w:rsidP="00842195">
      <w:pPr>
        <w:pStyle w:val="3"/>
        <w:rPr>
          <w:lang w:val="sr-Cyrl-RS"/>
        </w:rPr>
      </w:pPr>
      <w:bookmarkStart w:id="11" w:name="_Toc456162686"/>
      <w:r w:rsidRPr="005954D6">
        <w:rPr>
          <w:lang w:val="sr-Cyrl-RS"/>
        </w:rPr>
        <w:lastRenderedPageBreak/>
        <w:t>Корисничке привилегије и а</w:t>
      </w:r>
      <w:r w:rsidR="00842195" w:rsidRPr="005954D6">
        <w:rPr>
          <w:lang w:val="sr-Cyrl-RS"/>
        </w:rPr>
        <w:t>дминистрација форума</w:t>
      </w:r>
      <w:bookmarkEnd w:id="11"/>
    </w:p>
    <w:p w14:paraId="53688268" w14:textId="77777777" w:rsidR="00842195" w:rsidRPr="005954D6" w:rsidRDefault="00842195" w:rsidP="00842195">
      <w:pPr>
        <w:rPr>
          <w:lang w:val="sr-Cyrl-RS"/>
        </w:rPr>
      </w:pPr>
      <w:r w:rsidRPr="005954D6">
        <w:rPr>
          <w:lang w:val="sr-Cyrl-RS"/>
        </w:rPr>
        <w:t xml:space="preserve">Мора бити могуће да одређени корисници имају </w:t>
      </w:r>
      <w:r w:rsidR="004423CF" w:rsidRPr="005954D6">
        <w:rPr>
          <w:lang w:val="sr-Cyrl-RS"/>
        </w:rPr>
        <w:t xml:space="preserve">веће привилегије од обичних корисника. Обични корисници би требали да имају могућности само да креирају нове теме и поруке, евентуално да измењују и бришу своје поруке. Одређени корисници би требали да имају привилегије да уређују форум у смислу спровођења правила форума, као што је мењање и брисање </w:t>
      </w:r>
      <w:r w:rsidR="00001A33" w:rsidRPr="005954D6">
        <w:rPr>
          <w:lang w:val="sr-Cyrl-RS"/>
        </w:rPr>
        <w:t>порука осталих чланова, брисање тема, закључавање тема. А одређени корисници би требали да имају још веће привилегије, а то су могућности да измењују структуру форума, као што је додавање нових форума или мењање распореда на почетној страни.</w:t>
      </w:r>
    </w:p>
    <w:p w14:paraId="6B5FAFD6" w14:textId="77777777" w:rsidR="00001A33" w:rsidRPr="005954D6" w:rsidRDefault="00001A33" w:rsidP="00842195">
      <w:pPr>
        <w:rPr>
          <w:lang w:val="sr-Cyrl-RS"/>
        </w:rPr>
      </w:pPr>
      <w:r w:rsidRPr="005954D6">
        <w:rPr>
          <w:lang w:val="sr-Cyrl-RS"/>
        </w:rPr>
        <w:t>Треба да постоји могућност додељивања и уклањање привилегија корисницама.</w:t>
      </w:r>
    </w:p>
    <w:p w14:paraId="50E99FB3" w14:textId="77777777" w:rsidR="00001A33" w:rsidRPr="005954D6" w:rsidRDefault="00001A33" w:rsidP="00001A33">
      <w:pPr>
        <w:pStyle w:val="1"/>
        <w:rPr>
          <w:lang w:val="sr-Cyrl-RS"/>
        </w:rPr>
      </w:pPr>
      <w:bookmarkStart w:id="12" w:name="_Toc456162687"/>
      <w:r w:rsidRPr="005954D6">
        <w:rPr>
          <w:lang w:val="sr-Cyrl-RS"/>
        </w:rPr>
        <w:t>Случајеви коришћења</w:t>
      </w:r>
      <w:bookmarkEnd w:id="12"/>
    </w:p>
    <w:p w14:paraId="2DA072B7" w14:textId="1C029821" w:rsidR="0023231C" w:rsidRPr="005954D6" w:rsidRDefault="0023231C" w:rsidP="0023231C">
      <w:pPr>
        <w:rPr>
          <w:lang w:val="sr-Cyrl-RS"/>
        </w:rPr>
      </w:pPr>
      <w:r w:rsidRPr="005954D6">
        <w:rPr>
          <w:lang w:val="sr-Cyrl-RS"/>
        </w:rPr>
        <w:t>Идентификовани су следећи случајеви коришћења.</w:t>
      </w:r>
    </w:p>
    <w:p w14:paraId="7F5DA467" w14:textId="77777777" w:rsidR="0023231C" w:rsidRPr="005954D6" w:rsidRDefault="004A0D15" w:rsidP="00F6659D">
      <w:pPr>
        <w:pStyle w:val="a"/>
        <w:rPr>
          <w:lang w:val="sr-Cyrl-RS"/>
        </w:rPr>
      </w:pPr>
      <w:hyperlink w:anchor="_СК_1:_Додавање" w:history="1">
        <w:r w:rsidR="00855BD5" w:rsidRPr="005954D6">
          <w:rPr>
            <w:rStyle w:val="a3"/>
            <w:lang w:val="sr-Cyrl-RS"/>
          </w:rPr>
          <w:t>Додавање нове теме у форум</w:t>
        </w:r>
      </w:hyperlink>
    </w:p>
    <w:p w14:paraId="46790006" w14:textId="77777777" w:rsidR="00855BD5" w:rsidRPr="005954D6" w:rsidRDefault="004A0D15" w:rsidP="00F6659D">
      <w:pPr>
        <w:pStyle w:val="a"/>
        <w:rPr>
          <w:lang w:val="sr-Cyrl-RS"/>
        </w:rPr>
      </w:pPr>
      <w:hyperlink w:anchor="_СК_2:_Креирање" w:history="1">
        <w:r w:rsidR="00855BD5" w:rsidRPr="005954D6">
          <w:rPr>
            <w:rStyle w:val="a3"/>
            <w:lang w:val="sr-Cyrl-RS"/>
          </w:rPr>
          <w:t>Креирање нове поруке у теми</w:t>
        </w:r>
      </w:hyperlink>
    </w:p>
    <w:p w14:paraId="2B02C2B8" w14:textId="77777777" w:rsidR="00855BD5" w:rsidRPr="005954D6" w:rsidRDefault="004A0D15" w:rsidP="00F6659D">
      <w:pPr>
        <w:pStyle w:val="a"/>
        <w:rPr>
          <w:lang w:val="sr-Cyrl-RS"/>
        </w:rPr>
      </w:pPr>
      <w:hyperlink w:anchor="_СК_3:_Измена" w:history="1">
        <w:r w:rsidR="00855BD5" w:rsidRPr="005954D6">
          <w:rPr>
            <w:rStyle w:val="a3"/>
            <w:lang w:val="sr-Cyrl-RS"/>
          </w:rPr>
          <w:t>Измена постојеће поруке</w:t>
        </w:r>
      </w:hyperlink>
    </w:p>
    <w:p w14:paraId="23F4CCD6" w14:textId="77777777" w:rsidR="00855BD5" w:rsidRPr="005954D6" w:rsidRDefault="004A0D15" w:rsidP="00F6659D">
      <w:pPr>
        <w:pStyle w:val="a"/>
        <w:rPr>
          <w:lang w:val="sr-Cyrl-RS"/>
        </w:rPr>
      </w:pPr>
      <w:hyperlink w:anchor="_СК_4:_Брисање" w:history="1">
        <w:r w:rsidR="00855BD5" w:rsidRPr="005954D6">
          <w:rPr>
            <w:rStyle w:val="a3"/>
            <w:lang w:val="sr-Cyrl-RS"/>
          </w:rPr>
          <w:t>Брисање поруке</w:t>
        </w:r>
      </w:hyperlink>
    </w:p>
    <w:p w14:paraId="0162E5DE" w14:textId="77777777" w:rsidR="00A9451A" w:rsidRPr="005954D6" w:rsidRDefault="004A0D15" w:rsidP="00F6659D">
      <w:pPr>
        <w:pStyle w:val="a"/>
        <w:rPr>
          <w:lang w:val="sr-Cyrl-RS"/>
        </w:rPr>
      </w:pPr>
      <w:hyperlink w:anchor="_СК_5:_Брисање" w:history="1">
        <w:r w:rsidR="00A9451A" w:rsidRPr="005954D6">
          <w:rPr>
            <w:rStyle w:val="a3"/>
            <w:lang w:val="sr-Cyrl-RS"/>
          </w:rPr>
          <w:t>Брисање теме</w:t>
        </w:r>
      </w:hyperlink>
    </w:p>
    <w:p w14:paraId="4A192AFF" w14:textId="77777777" w:rsidR="00A9451A" w:rsidRPr="005954D6" w:rsidRDefault="004A0D15" w:rsidP="00F6659D">
      <w:pPr>
        <w:pStyle w:val="a"/>
        <w:rPr>
          <w:lang w:val="sr-Cyrl-RS"/>
        </w:rPr>
      </w:pPr>
      <w:hyperlink w:anchor="_СК_6:_Промена" w:history="1">
        <w:r w:rsidR="005877C4" w:rsidRPr="005954D6">
          <w:rPr>
            <w:rStyle w:val="a3"/>
            <w:lang w:val="sr-Cyrl-RS"/>
          </w:rPr>
          <w:t>Промена сортирања форума</w:t>
        </w:r>
      </w:hyperlink>
    </w:p>
    <w:p w14:paraId="42935F11" w14:textId="77777777" w:rsidR="00855BD5" w:rsidRPr="005954D6" w:rsidRDefault="004A0D15" w:rsidP="00F6659D">
      <w:pPr>
        <w:pStyle w:val="a"/>
        <w:rPr>
          <w:lang w:val="sr-Cyrl-RS"/>
        </w:rPr>
      </w:pPr>
      <w:hyperlink w:anchor="_СК_7:_Регистрација" w:history="1">
        <w:r w:rsidR="00855BD5" w:rsidRPr="005954D6">
          <w:rPr>
            <w:rStyle w:val="a3"/>
            <w:lang w:val="sr-Cyrl-RS"/>
          </w:rPr>
          <w:t>Регистрација корисника</w:t>
        </w:r>
      </w:hyperlink>
    </w:p>
    <w:p w14:paraId="2AB2D9BB" w14:textId="77777777" w:rsidR="00855BD5" w:rsidRPr="005954D6" w:rsidRDefault="004A0D15" w:rsidP="00F6659D">
      <w:pPr>
        <w:pStyle w:val="a"/>
        <w:rPr>
          <w:lang w:val="sr-Cyrl-RS"/>
        </w:rPr>
      </w:pPr>
      <w:hyperlink w:anchor="_СК_8:_Логовање" w:history="1">
        <w:r w:rsidR="00855BD5" w:rsidRPr="005954D6">
          <w:rPr>
            <w:rStyle w:val="a3"/>
            <w:lang w:val="sr-Cyrl-RS"/>
          </w:rPr>
          <w:t>Логовање корисника</w:t>
        </w:r>
      </w:hyperlink>
    </w:p>
    <w:p w14:paraId="2A57AA82" w14:textId="77777777" w:rsidR="00855BD5" w:rsidRPr="005954D6" w:rsidRDefault="004A0D15" w:rsidP="00F6659D">
      <w:pPr>
        <w:pStyle w:val="a"/>
        <w:rPr>
          <w:lang w:val="sr-Cyrl-RS"/>
        </w:rPr>
      </w:pPr>
      <w:hyperlink w:anchor="_СК_9:_Закључавање" w:history="1">
        <w:r w:rsidR="00855BD5" w:rsidRPr="005954D6">
          <w:rPr>
            <w:rStyle w:val="a3"/>
            <w:lang w:val="sr-Cyrl-RS"/>
          </w:rPr>
          <w:t>Закључавање и откључавање теме</w:t>
        </w:r>
      </w:hyperlink>
    </w:p>
    <w:p w14:paraId="00351353" w14:textId="77777777" w:rsidR="00855BD5" w:rsidRPr="005954D6" w:rsidRDefault="004A0D15" w:rsidP="00F6659D">
      <w:pPr>
        <w:pStyle w:val="a"/>
        <w:rPr>
          <w:lang w:val="sr-Cyrl-RS"/>
        </w:rPr>
      </w:pPr>
      <w:hyperlink w:anchor="_СК_10:_Креирање" w:history="1">
        <w:r w:rsidR="00855BD5" w:rsidRPr="005954D6">
          <w:rPr>
            <w:rStyle w:val="a3"/>
            <w:lang w:val="sr-Cyrl-RS"/>
          </w:rPr>
          <w:t>Креирање новог форума</w:t>
        </w:r>
      </w:hyperlink>
    </w:p>
    <w:p w14:paraId="0F32FF51" w14:textId="77777777" w:rsidR="00A9451A" w:rsidRPr="005954D6" w:rsidRDefault="004A0D15" w:rsidP="00F6659D">
      <w:pPr>
        <w:pStyle w:val="a"/>
        <w:rPr>
          <w:lang w:val="sr-Cyrl-RS"/>
        </w:rPr>
      </w:pPr>
      <w:hyperlink w:anchor="_СК_11:_Измена" w:history="1">
        <w:r w:rsidR="00A9451A" w:rsidRPr="005954D6">
          <w:rPr>
            <w:rStyle w:val="a3"/>
            <w:lang w:val="sr-Cyrl-RS"/>
          </w:rPr>
          <w:t>Измена корисничких привилегија</w:t>
        </w:r>
      </w:hyperlink>
    </w:p>
    <w:p w14:paraId="327987B1" w14:textId="77777777" w:rsidR="00376FE2" w:rsidRPr="005954D6" w:rsidRDefault="004A0D15" w:rsidP="00F6659D">
      <w:pPr>
        <w:pStyle w:val="a"/>
        <w:rPr>
          <w:lang w:val="sr-Cyrl-RS"/>
        </w:rPr>
      </w:pPr>
      <w:hyperlink w:anchor="_СК_12:_Измена" w:history="1">
        <w:r w:rsidR="00376FE2" w:rsidRPr="005954D6">
          <w:rPr>
            <w:rStyle w:val="a3"/>
            <w:lang w:val="sr-Cyrl-RS"/>
          </w:rPr>
          <w:t>Измена дозвола корисничких улога</w:t>
        </w:r>
      </w:hyperlink>
    </w:p>
    <w:p w14:paraId="7B575B28" w14:textId="77777777" w:rsidR="001D3EA7" w:rsidRPr="005954D6" w:rsidRDefault="004A0D15" w:rsidP="001D3EA7">
      <w:pPr>
        <w:pStyle w:val="a"/>
        <w:rPr>
          <w:lang w:val="sr-Cyrl-RS"/>
        </w:rPr>
      </w:pPr>
      <w:hyperlink w:anchor="_СК_13:_Додавање" w:history="1">
        <w:r w:rsidR="00F6659D" w:rsidRPr="005954D6">
          <w:rPr>
            <w:rStyle w:val="a3"/>
            <w:lang w:val="sr-Cyrl-RS"/>
          </w:rPr>
          <w:t>Додавање нових корисничких улога</w:t>
        </w:r>
      </w:hyperlink>
    </w:p>
    <w:p w14:paraId="61511959" w14:textId="77777777" w:rsidR="0040517C" w:rsidRPr="005954D6" w:rsidRDefault="0040517C" w:rsidP="001D3EA7">
      <w:pPr>
        <w:pStyle w:val="2"/>
        <w:rPr>
          <w:lang w:val="sr-Cyrl-RS"/>
        </w:rPr>
      </w:pPr>
      <w:bookmarkStart w:id="13" w:name="_СК_1:_Додавање"/>
      <w:bookmarkStart w:id="14" w:name="_Toc456162688"/>
      <w:bookmarkEnd w:id="13"/>
      <w:r w:rsidRPr="005954D6">
        <w:rPr>
          <w:lang w:val="sr-Cyrl-RS"/>
        </w:rPr>
        <w:t>СК 1:</w:t>
      </w:r>
      <w:r w:rsidR="00D46C1A" w:rsidRPr="005954D6">
        <w:rPr>
          <w:lang w:val="sr-Cyrl-RS"/>
        </w:rPr>
        <w:t xml:space="preserve"> Додавање нове теме у форум</w:t>
      </w:r>
      <w:bookmarkEnd w:id="14"/>
    </w:p>
    <w:p w14:paraId="7F464312" w14:textId="77777777" w:rsidR="0040517C" w:rsidRPr="005954D6" w:rsidRDefault="0040517C" w:rsidP="0040517C">
      <w:pPr>
        <w:pStyle w:val="ProList"/>
        <w:rPr>
          <w:b/>
          <w:lang w:val="sr-Cyrl-RS"/>
        </w:rPr>
      </w:pPr>
      <w:r w:rsidRPr="005954D6">
        <w:rPr>
          <w:b/>
          <w:lang w:val="sr-Cyrl-RS"/>
        </w:rPr>
        <w:t>Назив СК:</w:t>
      </w:r>
      <w:r w:rsidRPr="005954D6">
        <w:rPr>
          <w:b/>
          <w:lang w:val="sr-Cyrl-RS"/>
        </w:rPr>
        <w:tab/>
      </w:r>
      <w:r w:rsidR="00D46C1A" w:rsidRPr="005954D6">
        <w:rPr>
          <w:lang w:val="sr-Cyrl-RS"/>
        </w:rPr>
        <w:t>Додавање нове теме у форум</w:t>
      </w:r>
    </w:p>
    <w:p w14:paraId="4587FE47" w14:textId="77777777" w:rsidR="0040517C" w:rsidRPr="005954D6" w:rsidRDefault="0040517C" w:rsidP="0040517C">
      <w:pPr>
        <w:pStyle w:val="ProList"/>
        <w:rPr>
          <w:lang w:val="sr-Cyrl-RS"/>
        </w:rPr>
      </w:pPr>
      <w:r w:rsidRPr="005954D6">
        <w:rPr>
          <w:b/>
          <w:lang w:val="sr-Cyrl-RS"/>
        </w:rPr>
        <w:t>Актери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Корисник</w:t>
      </w:r>
    </w:p>
    <w:p w14:paraId="0D32C3A3" w14:textId="77777777" w:rsidR="0040517C" w:rsidRPr="005954D6" w:rsidRDefault="0040517C" w:rsidP="0040517C">
      <w:pPr>
        <w:pStyle w:val="ProList"/>
        <w:rPr>
          <w:lang w:val="sr-Cyrl-RS"/>
        </w:rPr>
      </w:pPr>
      <w:r w:rsidRPr="005954D6">
        <w:rPr>
          <w:b/>
          <w:lang w:val="sr-Cyrl-RS"/>
        </w:rPr>
        <w:t>Учесници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и </w:t>
      </w:r>
      <w:r w:rsidRPr="005954D6">
        <w:rPr>
          <w:b/>
          <w:lang w:val="sr-Cyrl-RS"/>
        </w:rPr>
        <w:t>корисник</w:t>
      </w:r>
    </w:p>
    <w:p w14:paraId="6F87EF85" w14:textId="7751A4FE" w:rsidR="0040517C" w:rsidRPr="005954D6" w:rsidRDefault="0040517C" w:rsidP="0040517C">
      <w:pPr>
        <w:pStyle w:val="ProList"/>
        <w:rPr>
          <w:lang w:val="sr-Cyrl-RS"/>
        </w:rPr>
      </w:pPr>
      <w:r w:rsidRPr="005954D6">
        <w:rPr>
          <w:b/>
          <w:lang w:val="sr-Cyrl-RS"/>
        </w:rPr>
        <w:t>Предуслов: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Корисник</w:t>
      </w:r>
      <w:r w:rsidR="00D46C1A" w:rsidRPr="005954D6">
        <w:rPr>
          <w:lang w:val="sr-Cyrl-RS"/>
        </w:rPr>
        <w:t xml:space="preserve"> се улого</w:t>
      </w:r>
      <w:r w:rsidRPr="005954D6">
        <w:rPr>
          <w:lang w:val="sr-Cyrl-RS"/>
        </w:rPr>
        <w:t>в</w:t>
      </w:r>
      <w:r w:rsidR="00D46C1A" w:rsidRPr="005954D6">
        <w:rPr>
          <w:lang w:val="sr-Cyrl-RS"/>
        </w:rPr>
        <w:t>а</w:t>
      </w:r>
      <w:r w:rsidRPr="005954D6">
        <w:rPr>
          <w:lang w:val="sr-Cyrl-RS"/>
        </w:rPr>
        <w:t xml:space="preserve">о у </w:t>
      </w:r>
      <w:r w:rsidR="001434E8" w:rsidRPr="005954D6">
        <w:rPr>
          <w:lang w:val="sr-Cyrl-RS"/>
        </w:rPr>
        <w:t>софтверску систем</w:t>
      </w:r>
      <w:r w:rsidR="00DC3347" w:rsidRPr="005954D6">
        <w:rPr>
          <w:lang w:val="sr-Cyrl-RS"/>
        </w:rPr>
        <w:t xml:space="preserve"> и има дозволу за креирање тема</w:t>
      </w:r>
      <w:r w:rsidR="001434E8" w:rsidRPr="005954D6">
        <w:rPr>
          <w:lang w:val="sr-Cyrl-RS"/>
        </w:rPr>
        <w:t>. Учитана је листа форума.</w:t>
      </w:r>
    </w:p>
    <w:p w14:paraId="4CFCC112" w14:textId="77777777" w:rsidR="00D46C1A" w:rsidRPr="005954D6" w:rsidRDefault="00D46C1A" w:rsidP="00D46C1A">
      <w:pPr>
        <w:rPr>
          <w:b/>
          <w:lang w:val="sr-Cyrl-RS"/>
        </w:rPr>
      </w:pPr>
      <w:r w:rsidRPr="005954D6">
        <w:rPr>
          <w:b/>
          <w:lang w:val="sr-Cyrl-RS"/>
        </w:rPr>
        <w:t>Основни сценарио СК:</w:t>
      </w:r>
    </w:p>
    <w:p w14:paraId="17879DD8" w14:textId="7BE0CE38" w:rsidR="00D227D0" w:rsidRPr="005954D6" w:rsidRDefault="00D227D0" w:rsidP="00A60A85">
      <w:pPr>
        <w:pStyle w:val="a"/>
        <w:numPr>
          <w:ilvl w:val="0"/>
          <w:numId w:val="12"/>
        </w:numPr>
        <w:rPr>
          <w:lang w:val="sr-Cyrl-RS"/>
        </w:rPr>
      </w:pPr>
      <w:r w:rsidRPr="005954D6">
        <w:rPr>
          <w:b/>
          <w:lang w:val="sr-Cyrl-RS"/>
        </w:rPr>
        <w:t>Корисник</w:t>
      </w:r>
      <w:r w:rsidR="001434E8" w:rsidRPr="005954D6">
        <w:rPr>
          <w:b/>
          <w:lang w:val="sr-Cyrl-RS"/>
        </w:rPr>
        <w:t xml:space="preserve"> </w:t>
      </w:r>
      <w:r w:rsidRPr="005954D6">
        <w:rPr>
          <w:u w:val="single"/>
          <w:lang w:val="sr-Cyrl-RS"/>
        </w:rPr>
        <w:t>бира</w:t>
      </w:r>
      <w:r w:rsidRPr="005954D6">
        <w:rPr>
          <w:lang w:val="sr-Cyrl-RS"/>
        </w:rPr>
        <w:t xml:space="preserve"> форум у коме жели да отвори тему. (АПУСО)</w:t>
      </w:r>
    </w:p>
    <w:p w14:paraId="48BF13D3" w14:textId="0E39C8E2" w:rsidR="00D97ABD" w:rsidRPr="005954D6" w:rsidRDefault="00155A06" w:rsidP="00A60A85">
      <w:pPr>
        <w:pStyle w:val="a"/>
        <w:numPr>
          <w:ilvl w:val="0"/>
          <w:numId w:val="12"/>
        </w:numPr>
        <w:rPr>
          <w:lang w:val="sr-Cyrl-RS"/>
        </w:rPr>
      </w:pPr>
      <w:r w:rsidRPr="005954D6">
        <w:rPr>
          <w:b/>
          <w:lang w:val="sr-Cyrl-RS"/>
        </w:rPr>
        <w:t>Корисник</w:t>
      </w:r>
      <w:r w:rsidR="001434E8" w:rsidRPr="005954D6">
        <w:rPr>
          <w:b/>
          <w:lang w:val="sr-Cyrl-RS"/>
        </w:rPr>
        <w:t xml:space="preserve"> </w:t>
      </w:r>
      <w:r w:rsidR="00F56CF5" w:rsidRPr="005954D6">
        <w:rPr>
          <w:u w:val="single"/>
          <w:lang w:val="sr-Cyrl-RS"/>
        </w:rPr>
        <w:t>позива</w:t>
      </w:r>
      <w:r w:rsidR="001434E8" w:rsidRPr="005954D6">
        <w:rPr>
          <w:u w:val="single"/>
          <w:lang w:val="sr-Cyrl-RS"/>
        </w:rPr>
        <w:t xml:space="preserve"> </w:t>
      </w:r>
      <w:r w:rsidR="00F56CF5" w:rsidRPr="005954D6">
        <w:rPr>
          <w:b/>
          <w:lang w:val="sr-Cyrl-RS"/>
        </w:rPr>
        <w:t>систем</w:t>
      </w:r>
      <w:r w:rsidR="00F56CF5" w:rsidRPr="005954D6">
        <w:rPr>
          <w:lang w:val="sr-Cyrl-RS"/>
        </w:rPr>
        <w:t xml:space="preserve"> да врати листу свих </w:t>
      </w:r>
      <w:r w:rsidR="00D227D0" w:rsidRPr="005954D6">
        <w:rPr>
          <w:lang w:val="sr-Cyrl-RS"/>
        </w:rPr>
        <w:t>тема у форуму. (АПСО)</w:t>
      </w:r>
    </w:p>
    <w:p w14:paraId="656873DF" w14:textId="59DC3E5F" w:rsidR="00D227D0" w:rsidRPr="005954D6" w:rsidRDefault="00D227D0" w:rsidP="00D97ABD">
      <w:pPr>
        <w:pStyle w:val="a"/>
        <w:rPr>
          <w:lang w:val="sr-Cyrl-RS"/>
        </w:rPr>
      </w:pPr>
      <w:r w:rsidRPr="005954D6">
        <w:rPr>
          <w:b/>
          <w:lang w:val="sr-Cyrl-RS"/>
        </w:rPr>
        <w:t>Систем</w:t>
      </w:r>
      <w:r w:rsidR="001434E8" w:rsidRPr="005954D6">
        <w:rPr>
          <w:b/>
          <w:lang w:val="sr-Cyrl-RS"/>
        </w:rPr>
        <w:t xml:space="preserve"> </w:t>
      </w:r>
      <w:r w:rsidRPr="005954D6">
        <w:rPr>
          <w:u w:val="single"/>
          <w:lang w:val="sr-Cyrl-RS"/>
        </w:rPr>
        <w:t>прави листу</w:t>
      </w:r>
      <w:r w:rsidRPr="005954D6">
        <w:rPr>
          <w:lang w:val="sr-Cyrl-RS"/>
        </w:rPr>
        <w:t xml:space="preserve"> тема из изабраног форума. (СО)</w:t>
      </w:r>
    </w:p>
    <w:p w14:paraId="73321344" w14:textId="0D82690B" w:rsidR="00155A06" w:rsidRPr="005954D6" w:rsidRDefault="00D227D0" w:rsidP="00D97ABD">
      <w:pPr>
        <w:pStyle w:val="a"/>
        <w:rPr>
          <w:lang w:val="sr-Cyrl-RS"/>
        </w:rPr>
      </w:pPr>
      <w:r w:rsidRPr="005954D6">
        <w:rPr>
          <w:b/>
          <w:lang w:val="sr-Cyrl-RS"/>
        </w:rPr>
        <w:t>Систем</w:t>
      </w:r>
      <w:r w:rsidR="001434E8" w:rsidRPr="005954D6">
        <w:rPr>
          <w:b/>
          <w:lang w:val="sr-Cyrl-RS"/>
        </w:rPr>
        <w:t xml:space="preserve"> </w:t>
      </w:r>
      <w:r w:rsidR="0004258F" w:rsidRPr="005954D6">
        <w:rPr>
          <w:u w:val="single"/>
          <w:lang w:val="sr-Cyrl-RS"/>
        </w:rPr>
        <w:t>приказује</w:t>
      </w:r>
      <w:r w:rsidRPr="005954D6">
        <w:rPr>
          <w:lang w:val="sr-Cyrl-RS"/>
        </w:rPr>
        <w:t xml:space="preserve"> </w:t>
      </w:r>
      <w:r w:rsidR="00155A06" w:rsidRPr="005954D6">
        <w:rPr>
          <w:lang w:val="sr-Cyrl-RS"/>
        </w:rPr>
        <w:t>лист</w:t>
      </w:r>
      <w:r w:rsidR="0004258F" w:rsidRPr="005954D6">
        <w:rPr>
          <w:lang w:val="sr-Cyrl-RS"/>
        </w:rPr>
        <w:t>у</w:t>
      </w:r>
      <w:r w:rsidR="00155A06" w:rsidRPr="005954D6">
        <w:rPr>
          <w:lang w:val="sr-Cyrl-RS"/>
        </w:rPr>
        <w:t xml:space="preserve"> тема у изабраном форуму.</w:t>
      </w:r>
      <w:r w:rsidRPr="005954D6">
        <w:rPr>
          <w:lang w:val="sr-Cyrl-RS"/>
        </w:rPr>
        <w:t xml:space="preserve"> (ИА)</w:t>
      </w:r>
    </w:p>
    <w:p w14:paraId="631A0F10" w14:textId="0CF6ECE1" w:rsidR="00155A06" w:rsidRPr="005954D6" w:rsidRDefault="00DC3347" w:rsidP="00D97ABD">
      <w:pPr>
        <w:pStyle w:val="a"/>
        <w:rPr>
          <w:lang w:val="sr-Cyrl-RS"/>
        </w:rPr>
      </w:pPr>
      <w:r w:rsidRPr="005954D6">
        <w:rPr>
          <w:b/>
          <w:lang w:val="sr-Cyrl-RS"/>
        </w:rPr>
        <w:t>Корисник</w:t>
      </w:r>
      <w:r w:rsidR="001434E8" w:rsidRPr="005954D6">
        <w:rPr>
          <w:b/>
          <w:lang w:val="sr-Cyrl-RS"/>
        </w:rPr>
        <w:t xml:space="preserve"> </w:t>
      </w:r>
      <w:r w:rsidR="00F90C73" w:rsidRPr="005954D6">
        <w:rPr>
          <w:u w:val="single"/>
          <w:lang w:val="sr-Cyrl-RS"/>
        </w:rPr>
        <w:t>уноси податке</w:t>
      </w:r>
      <w:r w:rsidR="0004258F" w:rsidRPr="005954D6">
        <w:rPr>
          <w:lang w:val="sr-Cyrl-RS"/>
        </w:rPr>
        <w:t xml:space="preserve"> за креирање нове теме</w:t>
      </w:r>
      <w:r w:rsidR="00FF196F" w:rsidRPr="005954D6">
        <w:rPr>
          <w:lang w:val="sr-Cyrl-RS"/>
        </w:rPr>
        <w:t xml:space="preserve"> (наслов и текст прве поруке)</w:t>
      </w:r>
      <w:r w:rsidR="0004258F" w:rsidRPr="005954D6">
        <w:rPr>
          <w:lang w:val="sr-Cyrl-RS"/>
        </w:rPr>
        <w:t>.</w:t>
      </w:r>
      <w:r w:rsidR="00F90C73" w:rsidRPr="005954D6">
        <w:rPr>
          <w:lang w:val="sr-Cyrl-RS"/>
        </w:rPr>
        <w:t xml:space="preserve"> (АПУСО)</w:t>
      </w:r>
    </w:p>
    <w:p w14:paraId="79C0C049" w14:textId="1D029404" w:rsidR="00F90C73" w:rsidRPr="005954D6" w:rsidRDefault="00DC3347" w:rsidP="00BA174D">
      <w:pPr>
        <w:pStyle w:val="a"/>
        <w:rPr>
          <w:lang w:val="sr-Cyrl-RS"/>
        </w:rPr>
      </w:pPr>
      <w:r w:rsidRPr="005954D6">
        <w:rPr>
          <w:b/>
          <w:lang w:val="sr-Cyrl-RS"/>
        </w:rPr>
        <w:t>Корисник</w:t>
      </w:r>
      <w:r w:rsidR="001434E8" w:rsidRPr="005954D6">
        <w:rPr>
          <w:b/>
          <w:lang w:val="sr-Cyrl-RS"/>
        </w:rPr>
        <w:t xml:space="preserve"> </w:t>
      </w:r>
      <w:r w:rsidR="00F90C73" w:rsidRPr="005954D6">
        <w:rPr>
          <w:u w:val="single"/>
          <w:lang w:val="sr-Cyrl-RS"/>
        </w:rPr>
        <w:t>позива</w:t>
      </w:r>
      <w:r w:rsidR="001434E8" w:rsidRPr="005954D6">
        <w:rPr>
          <w:u w:val="single"/>
          <w:lang w:val="sr-Cyrl-RS"/>
        </w:rPr>
        <w:t xml:space="preserve"> </w:t>
      </w:r>
      <w:r w:rsidR="00F90C73" w:rsidRPr="005954D6">
        <w:rPr>
          <w:b/>
          <w:lang w:val="sr-Cyrl-RS"/>
        </w:rPr>
        <w:t>систем</w:t>
      </w:r>
      <w:r w:rsidR="00F90C73" w:rsidRPr="005954D6">
        <w:rPr>
          <w:lang w:val="sr-Cyrl-RS"/>
        </w:rPr>
        <w:t xml:space="preserve"> да креира тему и прву поруку. (АПСО)</w:t>
      </w:r>
    </w:p>
    <w:p w14:paraId="729DAACD" w14:textId="06F516ED" w:rsidR="00DC3347" w:rsidRPr="005954D6" w:rsidRDefault="00DC3347" w:rsidP="00BA174D">
      <w:pPr>
        <w:pStyle w:val="a"/>
        <w:rPr>
          <w:lang w:val="sr-Cyrl-RS"/>
        </w:rPr>
      </w:pPr>
      <w:r w:rsidRPr="005954D6">
        <w:rPr>
          <w:b/>
          <w:lang w:val="sr-Cyrl-RS"/>
        </w:rPr>
        <w:t>Систем</w:t>
      </w:r>
      <w:r w:rsidR="001434E8" w:rsidRPr="005954D6">
        <w:rPr>
          <w:b/>
          <w:lang w:val="sr-Cyrl-RS"/>
        </w:rPr>
        <w:t xml:space="preserve"> </w:t>
      </w:r>
      <w:r w:rsidRPr="005954D6">
        <w:rPr>
          <w:u w:val="single"/>
          <w:lang w:val="sr-Cyrl-RS"/>
        </w:rPr>
        <w:t>креира</w:t>
      </w:r>
      <w:r w:rsidRPr="005954D6">
        <w:rPr>
          <w:lang w:val="sr-Cyrl-RS"/>
        </w:rPr>
        <w:t xml:space="preserve"> тему и прву поруку у теми.</w:t>
      </w:r>
      <w:r w:rsidR="00017655" w:rsidRPr="005954D6">
        <w:rPr>
          <w:lang w:val="sr-Cyrl-RS"/>
        </w:rPr>
        <w:t xml:space="preserve"> (СО)</w:t>
      </w:r>
    </w:p>
    <w:p w14:paraId="25AE6519" w14:textId="2FF551A4" w:rsidR="00DC3347" w:rsidRPr="005954D6" w:rsidRDefault="00F90C73" w:rsidP="00D97ABD">
      <w:pPr>
        <w:pStyle w:val="a"/>
        <w:rPr>
          <w:lang w:val="sr-Cyrl-RS"/>
        </w:rPr>
      </w:pPr>
      <w:r w:rsidRPr="005954D6">
        <w:rPr>
          <w:b/>
          <w:lang w:val="sr-Cyrl-RS"/>
        </w:rPr>
        <w:t>Систем</w:t>
      </w:r>
      <w:r w:rsidR="001434E8" w:rsidRPr="005954D6">
        <w:rPr>
          <w:b/>
          <w:lang w:val="sr-Cyrl-RS"/>
        </w:rPr>
        <w:t xml:space="preserve"> </w:t>
      </w:r>
      <w:r w:rsidR="0034061B" w:rsidRPr="005954D6">
        <w:rPr>
          <w:u w:val="single"/>
          <w:lang w:val="sr-Cyrl-RS"/>
        </w:rPr>
        <w:t>приказује</w:t>
      </w:r>
      <w:r w:rsidRPr="005954D6">
        <w:rPr>
          <w:lang w:val="sr-Cyrl-RS"/>
        </w:rPr>
        <w:t xml:space="preserve"> </w:t>
      </w:r>
      <w:r w:rsidR="0034061B" w:rsidRPr="005954D6">
        <w:rPr>
          <w:lang w:val="sr-Cyrl-RS"/>
        </w:rPr>
        <w:t>креирану тему</w:t>
      </w:r>
      <w:r w:rsidR="00DC3347" w:rsidRPr="005954D6">
        <w:rPr>
          <w:lang w:val="sr-Cyrl-RS"/>
        </w:rPr>
        <w:t xml:space="preserve"> са првом поруком.</w:t>
      </w:r>
      <w:r w:rsidR="00017655" w:rsidRPr="005954D6">
        <w:rPr>
          <w:lang w:val="sr-Cyrl-RS"/>
        </w:rPr>
        <w:t xml:space="preserve"> (ИА)</w:t>
      </w:r>
    </w:p>
    <w:p w14:paraId="7499A86E" w14:textId="77777777" w:rsidR="00772378" w:rsidRPr="005954D6" w:rsidRDefault="00772378" w:rsidP="00772378">
      <w:pPr>
        <w:rPr>
          <w:b/>
          <w:lang w:val="sr-Cyrl-RS"/>
        </w:rPr>
      </w:pPr>
    </w:p>
    <w:p w14:paraId="45DF7F38" w14:textId="77777777" w:rsidR="00772378" w:rsidRPr="005954D6" w:rsidRDefault="00772378" w:rsidP="00772378">
      <w:pPr>
        <w:rPr>
          <w:b/>
          <w:lang w:val="sr-Cyrl-RS"/>
        </w:rPr>
      </w:pPr>
    </w:p>
    <w:p w14:paraId="4E3E0327" w14:textId="2B843F64" w:rsidR="00772378" w:rsidRPr="005954D6" w:rsidRDefault="00772378" w:rsidP="00772378">
      <w:pPr>
        <w:rPr>
          <w:b/>
          <w:lang w:val="sr-Cyrl-RS"/>
        </w:rPr>
      </w:pPr>
      <w:r w:rsidRPr="005954D6">
        <w:rPr>
          <w:b/>
          <w:lang w:val="sr-Cyrl-RS"/>
        </w:rPr>
        <w:lastRenderedPageBreak/>
        <w:t>Алтернативни сценарио СК:</w:t>
      </w:r>
    </w:p>
    <w:p w14:paraId="027B7B98" w14:textId="663E040A" w:rsidR="00772378" w:rsidRPr="005954D6" w:rsidRDefault="00772378" w:rsidP="00772378">
      <w:pPr>
        <w:pStyle w:val="AltScen"/>
        <w:numPr>
          <w:ilvl w:val="1"/>
          <w:numId w:val="4"/>
        </w:numPr>
        <w:rPr>
          <w:lang w:val="sr-Cyrl-RS"/>
        </w:rPr>
      </w:pPr>
      <w:r w:rsidRPr="005954D6">
        <w:rPr>
          <w:lang w:val="sr-Cyrl-RS"/>
        </w:rPr>
        <w:t>Ако унесени подаци не задовољавају валидацију, биће приказана форма за унос са порукама о грешкама.</w:t>
      </w:r>
    </w:p>
    <w:p w14:paraId="41484583" w14:textId="77777777" w:rsidR="00F77B63" w:rsidRPr="005954D6" w:rsidRDefault="00F77B63" w:rsidP="00F77B63">
      <w:pPr>
        <w:rPr>
          <w:lang w:val="sr-Cyrl-RS"/>
        </w:rPr>
      </w:pPr>
    </w:p>
    <w:p w14:paraId="2898A5DD" w14:textId="694C6725" w:rsidR="00E861FB" w:rsidRPr="005954D6" w:rsidRDefault="00D46C1A" w:rsidP="00F137B8">
      <w:pPr>
        <w:pStyle w:val="2"/>
        <w:rPr>
          <w:lang w:val="sr-Cyrl-RS"/>
        </w:rPr>
      </w:pPr>
      <w:bookmarkStart w:id="15" w:name="_СК_2:_Креирање"/>
      <w:bookmarkStart w:id="16" w:name="_Toc456162689"/>
      <w:bookmarkEnd w:id="15"/>
      <w:r w:rsidRPr="005954D6">
        <w:rPr>
          <w:lang w:val="sr-Cyrl-RS"/>
        </w:rPr>
        <w:t>СК 2: Креирање нове поруке у теми</w:t>
      </w:r>
      <w:bookmarkEnd w:id="16"/>
    </w:p>
    <w:p w14:paraId="4426257B" w14:textId="77777777" w:rsidR="00D46C1A" w:rsidRPr="005954D6" w:rsidRDefault="00D46C1A" w:rsidP="00D46C1A">
      <w:pPr>
        <w:pStyle w:val="ProList"/>
        <w:rPr>
          <w:b/>
          <w:lang w:val="sr-Cyrl-RS"/>
        </w:rPr>
      </w:pPr>
      <w:r w:rsidRPr="005954D6">
        <w:rPr>
          <w:b/>
          <w:lang w:val="sr-Cyrl-RS"/>
        </w:rPr>
        <w:t>Назив СК:</w:t>
      </w:r>
      <w:r w:rsidRPr="005954D6">
        <w:rPr>
          <w:b/>
          <w:lang w:val="sr-Cyrl-RS"/>
        </w:rPr>
        <w:tab/>
      </w:r>
      <w:r w:rsidRPr="005954D6">
        <w:rPr>
          <w:lang w:val="sr-Cyrl-RS"/>
        </w:rPr>
        <w:t>Креирање нове поруке у теми</w:t>
      </w:r>
    </w:p>
    <w:p w14:paraId="0678A991" w14:textId="77777777" w:rsidR="00D46C1A" w:rsidRPr="005954D6" w:rsidRDefault="00D46C1A" w:rsidP="00D46C1A">
      <w:pPr>
        <w:pStyle w:val="ProList"/>
        <w:rPr>
          <w:lang w:val="sr-Cyrl-RS"/>
        </w:rPr>
      </w:pPr>
      <w:r w:rsidRPr="005954D6">
        <w:rPr>
          <w:b/>
          <w:lang w:val="sr-Cyrl-RS"/>
        </w:rPr>
        <w:t>Актери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Корисник</w:t>
      </w:r>
    </w:p>
    <w:p w14:paraId="5E0DD6E5" w14:textId="77777777" w:rsidR="00D46C1A" w:rsidRPr="005954D6" w:rsidRDefault="00D46C1A" w:rsidP="00D46C1A">
      <w:pPr>
        <w:pStyle w:val="ProList"/>
        <w:rPr>
          <w:lang w:val="sr-Cyrl-RS"/>
        </w:rPr>
      </w:pPr>
      <w:r w:rsidRPr="005954D6">
        <w:rPr>
          <w:b/>
          <w:lang w:val="sr-Cyrl-RS"/>
        </w:rPr>
        <w:t>Учесници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и </w:t>
      </w:r>
      <w:r w:rsidRPr="005954D6">
        <w:rPr>
          <w:b/>
          <w:lang w:val="sr-Cyrl-RS"/>
        </w:rPr>
        <w:t>корисник</w:t>
      </w:r>
    </w:p>
    <w:p w14:paraId="53FA0A5F" w14:textId="538544A0" w:rsidR="008C46AB" w:rsidRPr="005954D6" w:rsidRDefault="00D46C1A" w:rsidP="008C46AB">
      <w:pPr>
        <w:pStyle w:val="ProList"/>
        <w:rPr>
          <w:lang w:val="sr-Cyrl-RS"/>
        </w:rPr>
      </w:pPr>
      <w:r w:rsidRPr="005954D6">
        <w:rPr>
          <w:b/>
          <w:lang w:val="sr-Cyrl-RS"/>
        </w:rPr>
        <w:t>Предуслов</w:t>
      </w:r>
      <w:r w:rsidR="00DA6DDC" w:rsidRPr="005954D6">
        <w:rPr>
          <w:b/>
          <w:lang w:val="sr-Cyrl-RS"/>
        </w:rPr>
        <w:t>и</w:t>
      </w:r>
      <w:r w:rsidRPr="005954D6">
        <w:rPr>
          <w:b/>
          <w:lang w:val="sr-Cyrl-RS"/>
        </w:rPr>
        <w:t>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Корисник</w:t>
      </w:r>
      <w:r w:rsidRPr="005954D6">
        <w:rPr>
          <w:lang w:val="sr-Cyrl-RS"/>
        </w:rPr>
        <w:t xml:space="preserve"> се улоговао у сајт</w:t>
      </w:r>
      <w:r w:rsidR="00DC3347" w:rsidRPr="005954D6">
        <w:rPr>
          <w:lang w:val="sr-Cyrl-RS"/>
        </w:rPr>
        <w:t xml:space="preserve"> и има дозволу за креирање порука</w:t>
      </w:r>
      <w:r w:rsidR="00667BE1" w:rsidRPr="005954D6">
        <w:rPr>
          <w:lang w:val="sr-Cyrl-RS"/>
        </w:rPr>
        <w:br/>
      </w:r>
      <w:r w:rsidR="002B7EE3" w:rsidRPr="005954D6">
        <w:rPr>
          <w:b/>
          <w:lang w:val="sr-Cyrl-RS"/>
        </w:rPr>
        <w:t>Учитани су подаци</w:t>
      </w:r>
      <w:ins w:id="17" w:author="ivan" w:date="2016-06-26T17:48:00Z">
        <w:r w:rsidR="002B7EE3" w:rsidRPr="005954D6">
          <w:rPr>
            <w:lang w:val="sr-Cyrl-RS"/>
          </w:rPr>
          <w:t xml:space="preserve"> </w:t>
        </w:r>
      </w:ins>
      <w:r w:rsidR="008C46AB" w:rsidRPr="005954D6">
        <w:rPr>
          <w:lang w:val="sr-Cyrl-RS"/>
        </w:rPr>
        <w:t>жељене теме</w:t>
      </w:r>
    </w:p>
    <w:p w14:paraId="3A6CD007" w14:textId="77777777" w:rsidR="00DC3347" w:rsidRPr="005954D6" w:rsidRDefault="00DC3347" w:rsidP="00DC3347">
      <w:pPr>
        <w:rPr>
          <w:b/>
          <w:lang w:val="sr-Cyrl-RS"/>
        </w:rPr>
      </w:pPr>
      <w:r w:rsidRPr="005954D6">
        <w:rPr>
          <w:b/>
          <w:lang w:val="sr-Cyrl-RS"/>
        </w:rPr>
        <w:t>Основни сценарио СК:</w:t>
      </w:r>
    </w:p>
    <w:p w14:paraId="7B757D7F" w14:textId="39806769" w:rsidR="001D54EB" w:rsidRPr="005954D6" w:rsidRDefault="001D54EB" w:rsidP="00A60A85">
      <w:pPr>
        <w:pStyle w:val="a"/>
        <w:numPr>
          <w:ilvl w:val="0"/>
          <w:numId w:val="5"/>
        </w:numPr>
        <w:rPr>
          <w:lang w:val="sr-Cyrl-RS"/>
        </w:rPr>
      </w:pPr>
      <w:r w:rsidRPr="005954D6">
        <w:rPr>
          <w:b/>
          <w:lang w:val="sr-Cyrl-RS"/>
        </w:rPr>
        <w:t>Корисник</w:t>
      </w:r>
      <w:ins w:id="18" w:author="ivan" w:date="2016-06-19T06:56:00Z">
        <w:r w:rsidR="00E861FB" w:rsidRPr="005954D6">
          <w:rPr>
            <w:b/>
            <w:lang w:val="sr-Cyrl-RS"/>
          </w:rPr>
          <w:t xml:space="preserve"> </w:t>
        </w:r>
      </w:ins>
      <w:r w:rsidRPr="005954D6">
        <w:rPr>
          <w:u w:val="single"/>
          <w:lang w:val="sr-Cyrl-RS"/>
        </w:rPr>
        <w:t>уписује текст поруке</w:t>
      </w:r>
      <w:r w:rsidRPr="005954D6">
        <w:rPr>
          <w:lang w:val="sr-Cyrl-RS"/>
        </w:rPr>
        <w:t xml:space="preserve"> </w:t>
      </w:r>
      <w:r w:rsidR="007E6774" w:rsidRPr="005954D6">
        <w:rPr>
          <w:lang w:val="sr-Cyrl-RS"/>
        </w:rPr>
        <w:t>(АПУСО)</w:t>
      </w:r>
    </w:p>
    <w:p w14:paraId="655C72FC" w14:textId="481634DE" w:rsidR="00AB7060" w:rsidRPr="005954D6" w:rsidRDefault="00AB7060" w:rsidP="00DC3347">
      <w:pPr>
        <w:pStyle w:val="a"/>
        <w:rPr>
          <w:lang w:val="sr-Cyrl-RS"/>
        </w:rPr>
      </w:pPr>
      <w:r w:rsidRPr="005954D6">
        <w:rPr>
          <w:b/>
          <w:lang w:val="sr-Cyrl-RS"/>
        </w:rPr>
        <w:t>Корисник</w:t>
      </w:r>
      <w:ins w:id="19" w:author="ivan" w:date="2016-06-19T06:56:00Z">
        <w:r w:rsidR="00E861FB" w:rsidRPr="005954D6">
          <w:rPr>
            <w:b/>
            <w:lang w:val="sr-Cyrl-RS"/>
          </w:rPr>
          <w:t xml:space="preserve"> </w:t>
        </w:r>
      </w:ins>
      <w:r w:rsidR="00F90C73" w:rsidRPr="005954D6">
        <w:rPr>
          <w:u w:val="single"/>
          <w:lang w:val="sr-Cyrl-RS"/>
        </w:rPr>
        <w:t>позива</w:t>
      </w:r>
      <w:ins w:id="20" w:author="ivan" w:date="2016-06-19T06:56:00Z">
        <w:r w:rsidR="00E861FB" w:rsidRPr="005954D6">
          <w:rPr>
            <w:u w:val="single"/>
            <w:lang w:val="sr-Cyrl-RS"/>
          </w:rPr>
          <w:t xml:space="preserve"> </w:t>
        </w:r>
      </w:ins>
      <w:r w:rsidR="00F90C73" w:rsidRPr="005954D6">
        <w:rPr>
          <w:b/>
          <w:lang w:val="sr-Cyrl-RS"/>
        </w:rPr>
        <w:t>систем</w:t>
      </w:r>
      <w:r w:rsidR="00F90C73" w:rsidRPr="005954D6">
        <w:rPr>
          <w:lang w:val="sr-Cyrl-RS"/>
        </w:rPr>
        <w:t xml:space="preserve"> да креира нову поруку у изабраној теми са унесеним текстом.</w:t>
      </w:r>
      <w:r w:rsidR="007E6774" w:rsidRPr="005954D6">
        <w:rPr>
          <w:lang w:val="sr-Cyrl-RS"/>
        </w:rPr>
        <w:t xml:space="preserve"> (АПСО)</w:t>
      </w:r>
    </w:p>
    <w:p w14:paraId="26B42582" w14:textId="16F70663" w:rsidR="00E366DB" w:rsidRPr="005954D6" w:rsidRDefault="00E366DB" w:rsidP="00DC3347">
      <w:pPr>
        <w:pStyle w:val="a"/>
        <w:rPr>
          <w:lang w:val="sr-Cyrl-RS"/>
        </w:rPr>
      </w:pPr>
      <w:r w:rsidRPr="005954D6">
        <w:rPr>
          <w:b/>
          <w:lang w:val="sr-Cyrl-RS"/>
        </w:rPr>
        <w:t>Систем</w:t>
      </w:r>
      <w:ins w:id="21" w:author="ivan" w:date="2016-06-19T06:56:00Z">
        <w:r w:rsidR="00E861FB" w:rsidRPr="005954D6">
          <w:rPr>
            <w:b/>
            <w:lang w:val="sr-Cyrl-RS"/>
          </w:rPr>
          <w:t xml:space="preserve"> </w:t>
        </w:r>
      </w:ins>
      <w:r w:rsidRPr="005954D6">
        <w:rPr>
          <w:u w:val="single"/>
          <w:lang w:val="sr-Cyrl-RS"/>
        </w:rPr>
        <w:t>креира поруку</w:t>
      </w:r>
      <w:r w:rsidRPr="005954D6">
        <w:rPr>
          <w:lang w:val="sr-Cyrl-RS"/>
        </w:rPr>
        <w:t xml:space="preserve"> са унетим текстом и </w:t>
      </w:r>
      <w:r w:rsidRPr="005954D6">
        <w:rPr>
          <w:u w:val="single"/>
          <w:lang w:val="sr-Cyrl-RS"/>
        </w:rPr>
        <w:t>повезује</w:t>
      </w:r>
      <w:r w:rsidRPr="005954D6">
        <w:rPr>
          <w:lang w:val="sr-Cyrl-RS"/>
        </w:rPr>
        <w:t xml:space="preserve"> са одговарајућом темом</w:t>
      </w:r>
      <w:r w:rsidR="00F90C73" w:rsidRPr="005954D6">
        <w:rPr>
          <w:lang w:val="sr-Cyrl-RS"/>
        </w:rPr>
        <w:t>.</w:t>
      </w:r>
      <w:r w:rsidR="007E6774" w:rsidRPr="005954D6">
        <w:rPr>
          <w:lang w:val="sr-Cyrl-RS"/>
        </w:rPr>
        <w:t xml:space="preserve"> (СО)</w:t>
      </w:r>
    </w:p>
    <w:p w14:paraId="680FBEA5" w14:textId="4B456A0E" w:rsidR="00AB7060" w:rsidRPr="005954D6" w:rsidRDefault="00F90C73" w:rsidP="00DC3347">
      <w:pPr>
        <w:pStyle w:val="a"/>
        <w:rPr>
          <w:lang w:val="sr-Cyrl-RS"/>
        </w:rPr>
      </w:pPr>
      <w:r w:rsidRPr="005954D6">
        <w:rPr>
          <w:b/>
          <w:lang w:val="sr-Cyrl-RS"/>
        </w:rPr>
        <w:t>Систем</w:t>
      </w:r>
      <w:ins w:id="22" w:author="ivan" w:date="2016-06-19T06:56:00Z">
        <w:r w:rsidR="00E861FB" w:rsidRPr="005954D6">
          <w:rPr>
            <w:b/>
            <w:lang w:val="sr-Cyrl-RS"/>
          </w:rPr>
          <w:t xml:space="preserve"> </w:t>
        </w:r>
      </w:ins>
      <w:r w:rsidRPr="005954D6">
        <w:rPr>
          <w:u w:val="single"/>
          <w:lang w:val="sr-Cyrl-RS"/>
        </w:rPr>
        <w:t>враћа</w:t>
      </w:r>
      <w:r w:rsidRPr="005954D6">
        <w:rPr>
          <w:lang w:val="sr-Cyrl-RS"/>
        </w:rPr>
        <w:t xml:space="preserve"> </w:t>
      </w:r>
      <w:r w:rsidR="002B7EE3" w:rsidRPr="005954D6">
        <w:rPr>
          <w:lang w:val="sr-Cyrl-RS"/>
        </w:rPr>
        <w:t>листу порука изабране теме</w:t>
      </w:r>
      <w:r w:rsidR="00AB7060" w:rsidRPr="005954D6">
        <w:rPr>
          <w:lang w:val="sr-Cyrl-RS"/>
        </w:rPr>
        <w:t xml:space="preserve"> </w:t>
      </w:r>
      <w:r w:rsidR="002B7EE3" w:rsidRPr="005954D6">
        <w:rPr>
          <w:lang w:val="sr-Cyrl-RS"/>
        </w:rPr>
        <w:t>која сада садржи креирану поруку</w:t>
      </w:r>
      <w:r w:rsidRPr="005954D6">
        <w:rPr>
          <w:lang w:val="sr-Cyrl-RS"/>
        </w:rPr>
        <w:t>.</w:t>
      </w:r>
      <w:r w:rsidR="007E6774" w:rsidRPr="005954D6">
        <w:rPr>
          <w:lang w:val="sr-Cyrl-RS"/>
        </w:rPr>
        <w:t xml:space="preserve"> (ИА)</w:t>
      </w:r>
    </w:p>
    <w:p w14:paraId="3617E6F0" w14:textId="77777777" w:rsidR="00772378" w:rsidRPr="005954D6" w:rsidRDefault="00772378" w:rsidP="00772378">
      <w:pPr>
        <w:rPr>
          <w:b/>
          <w:lang w:val="sr-Cyrl-RS"/>
        </w:rPr>
      </w:pPr>
      <w:r w:rsidRPr="005954D6">
        <w:rPr>
          <w:b/>
          <w:lang w:val="sr-Cyrl-RS"/>
        </w:rPr>
        <w:t>Алтернативни сценарио СК:</w:t>
      </w:r>
    </w:p>
    <w:p w14:paraId="742DF076" w14:textId="64CD019B" w:rsidR="00772378" w:rsidRPr="005954D6" w:rsidRDefault="00772378" w:rsidP="00772378">
      <w:pPr>
        <w:pStyle w:val="AltScen"/>
        <w:rPr>
          <w:lang w:val="sr-Cyrl-RS"/>
        </w:rPr>
      </w:pPr>
      <w:r w:rsidRPr="005954D6">
        <w:rPr>
          <w:lang w:val="sr-Cyrl-RS"/>
        </w:rPr>
        <w:t>4.1</w:t>
      </w:r>
      <w:r w:rsidRPr="005954D6">
        <w:rPr>
          <w:lang w:val="sr-Cyrl-RS"/>
        </w:rPr>
        <w:tab/>
        <w:t>Ако порука не задовољава валидацију корисник ће бити враћен на форму за унос са поруком о грешци.</w:t>
      </w:r>
    </w:p>
    <w:p w14:paraId="4052900C" w14:textId="77777777" w:rsidR="00DC3347" w:rsidRPr="005954D6" w:rsidRDefault="00DC3347" w:rsidP="00D46C1A">
      <w:pPr>
        <w:pStyle w:val="ProList"/>
        <w:rPr>
          <w:lang w:val="sr-Cyrl-RS"/>
        </w:rPr>
      </w:pPr>
    </w:p>
    <w:p w14:paraId="3A6CEF02" w14:textId="77777777" w:rsidR="00D46C1A" w:rsidRPr="005954D6" w:rsidRDefault="00D46C1A" w:rsidP="00D46C1A">
      <w:pPr>
        <w:pStyle w:val="2"/>
        <w:rPr>
          <w:lang w:val="sr-Cyrl-RS"/>
        </w:rPr>
      </w:pPr>
      <w:bookmarkStart w:id="23" w:name="_СК_3:_Измена"/>
      <w:bookmarkStart w:id="24" w:name="_Toc456162690"/>
      <w:bookmarkEnd w:id="23"/>
      <w:r w:rsidRPr="005954D6">
        <w:rPr>
          <w:lang w:val="sr-Cyrl-RS"/>
        </w:rPr>
        <w:t>СК 3: Измена постојеће поруке</w:t>
      </w:r>
      <w:bookmarkEnd w:id="24"/>
    </w:p>
    <w:p w14:paraId="0019E09E" w14:textId="77777777" w:rsidR="00D46C1A" w:rsidRPr="005954D6" w:rsidRDefault="00D46C1A" w:rsidP="00D46C1A">
      <w:pPr>
        <w:pStyle w:val="ProList"/>
        <w:rPr>
          <w:b/>
          <w:lang w:val="sr-Cyrl-RS"/>
        </w:rPr>
      </w:pPr>
      <w:r w:rsidRPr="005954D6">
        <w:rPr>
          <w:b/>
          <w:lang w:val="sr-Cyrl-RS"/>
        </w:rPr>
        <w:t>Назив СК:</w:t>
      </w:r>
      <w:r w:rsidRPr="005954D6">
        <w:rPr>
          <w:b/>
          <w:lang w:val="sr-Cyrl-RS"/>
        </w:rPr>
        <w:tab/>
      </w:r>
      <w:r w:rsidRPr="005954D6">
        <w:rPr>
          <w:lang w:val="sr-Cyrl-RS"/>
        </w:rPr>
        <w:t>Измена постојеће поруке</w:t>
      </w:r>
    </w:p>
    <w:p w14:paraId="7BCACC69" w14:textId="77777777" w:rsidR="00D46C1A" w:rsidRPr="005954D6" w:rsidRDefault="00D46C1A" w:rsidP="00D46C1A">
      <w:pPr>
        <w:pStyle w:val="ProList"/>
        <w:rPr>
          <w:lang w:val="sr-Cyrl-RS"/>
        </w:rPr>
      </w:pPr>
      <w:r w:rsidRPr="005954D6">
        <w:rPr>
          <w:b/>
          <w:lang w:val="sr-Cyrl-RS"/>
        </w:rPr>
        <w:t>Актери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Корисник</w:t>
      </w:r>
    </w:p>
    <w:p w14:paraId="2E10CF22" w14:textId="77777777" w:rsidR="00D46C1A" w:rsidRPr="005954D6" w:rsidRDefault="00D46C1A" w:rsidP="00D46C1A">
      <w:pPr>
        <w:pStyle w:val="ProList"/>
        <w:rPr>
          <w:lang w:val="sr-Cyrl-RS"/>
        </w:rPr>
      </w:pPr>
      <w:r w:rsidRPr="005954D6">
        <w:rPr>
          <w:b/>
          <w:lang w:val="sr-Cyrl-RS"/>
        </w:rPr>
        <w:t>Учесници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и </w:t>
      </w:r>
      <w:r w:rsidRPr="005954D6">
        <w:rPr>
          <w:b/>
          <w:lang w:val="sr-Cyrl-RS"/>
        </w:rPr>
        <w:t>корисник</w:t>
      </w:r>
    </w:p>
    <w:p w14:paraId="55E71DB2" w14:textId="2E2ACAF6" w:rsidR="00D46C1A" w:rsidRPr="005954D6" w:rsidRDefault="00D46C1A" w:rsidP="00D46C1A">
      <w:pPr>
        <w:pStyle w:val="ProList"/>
        <w:rPr>
          <w:lang w:val="sr-Cyrl-RS"/>
        </w:rPr>
      </w:pPr>
      <w:r w:rsidRPr="005954D6">
        <w:rPr>
          <w:b/>
          <w:lang w:val="sr-Cyrl-RS"/>
        </w:rPr>
        <w:t>Предуслов</w:t>
      </w:r>
      <w:r w:rsidR="00DA6DDC" w:rsidRPr="005954D6">
        <w:rPr>
          <w:b/>
          <w:lang w:val="sr-Cyrl-RS"/>
        </w:rPr>
        <w:t>и</w:t>
      </w:r>
      <w:r w:rsidRPr="005954D6">
        <w:rPr>
          <w:b/>
          <w:lang w:val="sr-Cyrl-RS"/>
        </w:rPr>
        <w:t>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Корисник</w:t>
      </w:r>
      <w:r w:rsidRPr="005954D6">
        <w:rPr>
          <w:lang w:val="sr-Cyrl-RS"/>
        </w:rPr>
        <w:t xml:space="preserve"> се улоговао у сајт</w:t>
      </w:r>
      <w:r w:rsidR="00DC3347" w:rsidRPr="005954D6">
        <w:rPr>
          <w:lang w:val="sr-Cyrl-RS"/>
        </w:rPr>
        <w:t xml:space="preserve"> и има доз</w:t>
      </w:r>
      <w:r w:rsidR="002B7EE3" w:rsidRPr="005954D6">
        <w:rPr>
          <w:lang w:val="sr-Cyrl-RS"/>
        </w:rPr>
        <w:t xml:space="preserve">волу за измене својих или туђих </w:t>
      </w:r>
      <w:r w:rsidR="00DC3347" w:rsidRPr="005954D6">
        <w:rPr>
          <w:lang w:val="sr-Cyrl-RS"/>
        </w:rPr>
        <w:t>порука</w:t>
      </w:r>
      <w:r w:rsidR="002B7EE3" w:rsidRPr="005954D6">
        <w:rPr>
          <w:lang w:val="sr-Cyrl-RS"/>
        </w:rPr>
        <w:t xml:space="preserve"> </w:t>
      </w:r>
      <w:r w:rsidR="002B7EE3" w:rsidRPr="005954D6">
        <w:rPr>
          <w:b/>
          <w:lang w:val="sr-Cyrl-RS"/>
        </w:rPr>
        <w:t>Учитани су подаци жељене теме.</w:t>
      </w:r>
    </w:p>
    <w:p w14:paraId="1E6B2768" w14:textId="77777777" w:rsidR="00D55297" w:rsidRPr="005954D6" w:rsidRDefault="00D97ABD" w:rsidP="00D55297">
      <w:pPr>
        <w:rPr>
          <w:b/>
          <w:lang w:val="sr-Cyrl-RS"/>
        </w:rPr>
      </w:pPr>
      <w:r w:rsidRPr="005954D6">
        <w:rPr>
          <w:b/>
          <w:lang w:val="sr-Cyrl-RS"/>
        </w:rPr>
        <w:t>Основни сценарио СК:</w:t>
      </w:r>
    </w:p>
    <w:p w14:paraId="0FD39049" w14:textId="7106EA8B" w:rsidR="00762B08" w:rsidRPr="005954D6" w:rsidRDefault="00D55297" w:rsidP="00A60A85">
      <w:pPr>
        <w:pStyle w:val="a"/>
        <w:numPr>
          <w:ilvl w:val="0"/>
          <w:numId w:val="6"/>
        </w:numPr>
        <w:rPr>
          <w:lang w:val="sr-Cyrl-RS"/>
        </w:rPr>
      </w:pPr>
      <w:r w:rsidRPr="005954D6">
        <w:rPr>
          <w:b/>
          <w:lang w:val="sr-Cyrl-RS"/>
        </w:rPr>
        <w:t>Корисник</w:t>
      </w:r>
      <w:r w:rsidR="002B7EE3" w:rsidRPr="005954D6">
        <w:rPr>
          <w:b/>
          <w:lang w:val="sr-Cyrl-RS"/>
        </w:rPr>
        <w:t xml:space="preserve"> </w:t>
      </w:r>
      <w:r w:rsidR="00762B08" w:rsidRPr="005954D6">
        <w:rPr>
          <w:u w:val="single"/>
          <w:lang w:val="sr-Cyrl-RS"/>
        </w:rPr>
        <w:t>бира</w:t>
      </w:r>
      <w:r w:rsidR="002B7EE3" w:rsidRPr="005954D6">
        <w:rPr>
          <w:lang w:val="sr-Cyrl-RS"/>
        </w:rPr>
        <w:t xml:space="preserve"> поруку коју жели да измени. </w:t>
      </w:r>
      <w:r w:rsidR="00762B08" w:rsidRPr="005954D6">
        <w:rPr>
          <w:lang w:val="sr-Cyrl-RS"/>
        </w:rPr>
        <w:t>(АПУСО)</w:t>
      </w:r>
    </w:p>
    <w:p w14:paraId="3AB90114" w14:textId="3BBF47B2" w:rsidR="002B7EE3" w:rsidRPr="005954D6" w:rsidRDefault="002B7EE3" w:rsidP="00A60A85">
      <w:pPr>
        <w:pStyle w:val="a"/>
        <w:numPr>
          <w:ilvl w:val="0"/>
          <w:numId w:val="6"/>
        </w:numPr>
        <w:rPr>
          <w:lang w:val="sr-Cyrl-RS"/>
        </w:rPr>
      </w:pPr>
      <w:r w:rsidRPr="005954D6">
        <w:rPr>
          <w:b/>
          <w:lang w:val="sr-Cyrl-RS"/>
        </w:rPr>
        <w:t>Корисник позива систем да учита податке о изабраној поруци (АПСО)</w:t>
      </w:r>
    </w:p>
    <w:p w14:paraId="342E4058" w14:textId="2FA10F33" w:rsidR="002B7EE3" w:rsidRPr="005954D6" w:rsidRDefault="002B7EE3" w:rsidP="00A60A85">
      <w:pPr>
        <w:pStyle w:val="a"/>
        <w:numPr>
          <w:ilvl w:val="0"/>
          <w:numId w:val="6"/>
        </w:numPr>
        <w:rPr>
          <w:lang w:val="sr-Cyrl-RS"/>
        </w:rPr>
      </w:pPr>
      <w:r w:rsidRPr="005954D6">
        <w:rPr>
          <w:b/>
          <w:lang w:val="sr-Cyrl-RS"/>
        </w:rPr>
        <w:t>Систем учитава изабрану поруку (СО)</w:t>
      </w:r>
    </w:p>
    <w:p w14:paraId="6D675126" w14:textId="50D0DCAF" w:rsidR="002B7EE3" w:rsidRPr="005954D6" w:rsidRDefault="002B7EE3" w:rsidP="00A60A85">
      <w:pPr>
        <w:pStyle w:val="a"/>
        <w:numPr>
          <w:ilvl w:val="0"/>
          <w:numId w:val="6"/>
        </w:numPr>
        <w:rPr>
          <w:lang w:val="sr-Cyrl-RS"/>
        </w:rPr>
      </w:pPr>
      <w:r w:rsidRPr="005954D6">
        <w:rPr>
          <w:b/>
          <w:lang w:val="sr-Cyrl-RS"/>
        </w:rPr>
        <w:t>Систем приказује податке о изабраној поруци (ИА)</w:t>
      </w:r>
    </w:p>
    <w:p w14:paraId="3160DC78" w14:textId="5D0C2310" w:rsidR="002B7EE3" w:rsidRPr="005954D6" w:rsidRDefault="002B7EE3" w:rsidP="00A60A85">
      <w:pPr>
        <w:pStyle w:val="a"/>
        <w:numPr>
          <w:ilvl w:val="0"/>
          <w:numId w:val="6"/>
        </w:numPr>
        <w:rPr>
          <w:lang w:val="sr-Cyrl-RS"/>
        </w:rPr>
      </w:pPr>
      <w:r w:rsidRPr="005954D6">
        <w:rPr>
          <w:b/>
          <w:lang w:val="sr-Cyrl-RS"/>
        </w:rPr>
        <w:t>Корисник уноси нове податке о изабраној поруци (наслов, тело) (АПУСО)</w:t>
      </w:r>
    </w:p>
    <w:p w14:paraId="4252E948" w14:textId="55D545EA" w:rsidR="00762B08" w:rsidRPr="005954D6" w:rsidRDefault="00D55297" w:rsidP="00A60A85">
      <w:pPr>
        <w:pStyle w:val="a"/>
        <w:numPr>
          <w:ilvl w:val="0"/>
          <w:numId w:val="6"/>
        </w:numPr>
        <w:rPr>
          <w:lang w:val="sr-Cyrl-RS"/>
        </w:rPr>
      </w:pPr>
      <w:r w:rsidRPr="005954D6">
        <w:rPr>
          <w:b/>
          <w:lang w:val="sr-Cyrl-RS"/>
        </w:rPr>
        <w:t>Корисник</w:t>
      </w:r>
      <w:r w:rsidR="002B7EE3" w:rsidRPr="005954D6">
        <w:rPr>
          <w:b/>
          <w:lang w:val="sr-Cyrl-RS"/>
        </w:rPr>
        <w:t xml:space="preserve"> </w:t>
      </w:r>
      <w:r w:rsidR="00762B08" w:rsidRPr="005954D6">
        <w:rPr>
          <w:u w:val="single"/>
          <w:lang w:val="sr-Cyrl-RS"/>
        </w:rPr>
        <w:t>позива</w:t>
      </w:r>
      <w:r w:rsidR="002B7EE3" w:rsidRPr="005954D6">
        <w:rPr>
          <w:u w:val="single"/>
          <w:lang w:val="sr-Cyrl-RS"/>
        </w:rPr>
        <w:t xml:space="preserve"> </w:t>
      </w:r>
      <w:r w:rsidR="00762B08" w:rsidRPr="005954D6">
        <w:rPr>
          <w:b/>
          <w:lang w:val="sr-Cyrl-RS"/>
        </w:rPr>
        <w:t>систем</w:t>
      </w:r>
      <w:r w:rsidR="00762B08" w:rsidRPr="005954D6">
        <w:rPr>
          <w:lang w:val="sr-Cyrl-RS"/>
        </w:rPr>
        <w:t xml:space="preserve"> да модификује изабрану поруку. (АПСО)</w:t>
      </w:r>
    </w:p>
    <w:p w14:paraId="01CC41CE" w14:textId="382B6C02" w:rsidR="00762B08" w:rsidRPr="005954D6" w:rsidRDefault="00E366DB" w:rsidP="00A60A85">
      <w:pPr>
        <w:pStyle w:val="a"/>
        <w:numPr>
          <w:ilvl w:val="0"/>
          <w:numId w:val="6"/>
        </w:numPr>
        <w:rPr>
          <w:lang w:val="sr-Cyrl-RS"/>
        </w:rPr>
      </w:pPr>
      <w:r w:rsidRPr="005954D6">
        <w:rPr>
          <w:b/>
          <w:lang w:val="sr-Cyrl-RS"/>
        </w:rPr>
        <w:t>Систем</w:t>
      </w:r>
      <w:r w:rsidR="002B7EE3" w:rsidRPr="005954D6">
        <w:rPr>
          <w:u w:val="single"/>
          <w:lang w:val="sr-Cyrl-RS"/>
        </w:rPr>
        <w:t xml:space="preserve"> чува нове податке изабране поруке</w:t>
      </w:r>
      <w:r w:rsidR="00762B08" w:rsidRPr="005954D6">
        <w:rPr>
          <w:lang w:val="sr-Cyrl-RS"/>
        </w:rPr>
        <w:t>. (СО)</w:t>
      </w:r>
    </w:p>
    <w:p w14:paraId="14053CBA" w14:textId="7EE965EC" w:rsidR="00D55297" w:rsidRPr="005954D6" w:rsidRDefault="00762B08" w:rsidP="00A60A85">
      <w:pPr>
        <w:pStyle w:val="a"/>
        <w:numPr>
          <w:ilvl w:val="0"/>
          <w:numId w:val="6"/>
        </w:numPr>
        <w:rPr>
          <w:lang w:val="sr-Cyrl-RS"/>
        </w:rPr>
      </w:pPr>
      <w:r w:rsidRPr="005954D6">
        <w:rPr>
          <w:b/>
          <w:lang w:val="sr-Cyrl-RS"/>
        </w:rPr>
        <w:t>Систем</w:t>
      </w:r>
      <w:r w:rsidR="002B7EE3" w:rsidRPr="005954D6">
        <w:rPr>
          <w:b/>
          <w:lang w:val="sr-Cyrl-RS"/>
        </w:rPr>
        <w:t xml:space="preserve"> </w:t>
      </w:r>
      <w:r w:rsidRPr="005954D6">
        <w:rPr>
          <w:u w:val="single"/>
          <w:lang w:val="sr-Cyrl-RS"/>
        </w:rPr>
        <w:t>враћа</w:t>
      </w:r>
      <w:r w:rsidRPr="005954D6">
        <w:rPr>
          <w:lang w:val="sr-Cyrl-RS"/>
        </w:rPr>
        <w:t xml:space="preserve"> </w:t>
      </w:r>
      <w:r w:rsidR="002B7EE3" w:rsidRPr="005954D6">
        <w:rPr>
          <w:lang w:val="sr-Cyrl-RS"/>
        </w:rPr>
        <w:t>листу порука изабране теме која садржи</w:t>
      </w:r>
      <w:r w:rsidR="00D55297" w:rsidRPr="005954D6">
        <w:rPr>
          <w:lang w:val="sr-Cyrl-RS"/>
        </w:rPr>
        <w:t xml:space="preserve"> </w:t>
      </w:r>
      <w:r w:rsidR="002B7EE3" w:rsidRPr="005954D6">
        <w:rPr>
          <w:lang w:val="sr-Cyrl-RS"/>
        </w:rPr>
        <w:t>изабрану поруку сада</w:t>
      </w:r>
      <w:r w:rsidR="00D55297" w:rsidRPr="005954D6">
        <w:rPr>
          <w:lang w:val="sr-Cyrl-RS"/>
        </w:rPr>
        <w:t xml:space="preserve"> са измењеним </w:t>
      </w:r>
      <w:r w:rsidR="002B7EE3" w:rsidRPr="005954D6">
        <w:rPr>
          <w:lang w:val="sr-Cyrl-RS"/>
        </w:rPr>
        <w:t>садржајем</w:t>
      </w:r>
      <w:r w:rsidRPr="005954D6">
        <w:rPr>
          <w:lang w:val="sr-Cyrl-RS"/>
        </w:rPr>
        <w:t>.</w:t>
      </w:r>
      <w:r w:rsidR="007E6774" w:rsidRPr="005954D6">
        <w:rPr>
          <w:lang w:val="sr-Cyrl-RS"/>
        </w:rPr>
        <w:t xml:space="preserve"> (ИА)</w:t>
      </w:r>
    </w:p>
    <w:p w14:paraId="630C2564" w14:textId="77777777" w:rsidR="00772378" w:rsidRPr="005954D6" w:rsidRDefault="00772378" w:rsidP="00772378">
      <w:pPr>
        <w:rPr>
          <w:b/>
          <w:lang w:val="sr-Cyrl-RS"/>
        </w:rPr>
      </w:pPr>
    </w:p>
    <w:p w14:paraId="640353E7" w14:textId="77777777" w:rsidR="00772378" w:rsidRPr="005954D6" w:rsidRDefault="00772378" w:rsidP="00772378">
      <w:pPr>
        <w:rPr>
          <w:b/>
          <w:lang w:val="sr-Cyrl-RS"/>
        </w:rPr>
      </w:pPr>
    </w:p>
    <w:p w14:paraId="56A040CF" w14:textId="77777777" w:rsidR="00772378" w:rsidRPr="005954D6" w:rsidRDefault="00772378" w:rsidP="00772378">
      <w:pPr>
        <w:rPr>
          <w:b/>
          <w:lang w:val="sr-Cyrl-RS"/>
        </w:rPr>
      </w:pPr>
      <w:r w:rsidRPr="005954D6">
        <w:rPr>
          <w:b/>
          <w:lang w:val="sr-Cyrl-RS"/>
        </w:rPr>
        <w:lastRenderedPageBreak/>
        <w:t>Алтернативни сценарио СК:</w:t>
      </w:r>
    </w:p>
    <w:p w14:paraId="5CE31944" w14:textId="49F46523" w:rsidR="00772378" w:rsidRPr="005954D6" w:rsidRDefault="00772378" w:rsidP="00772378">
      <w:pPr>
        <w:pStyle w:val="AltScen"/>
        <w:rPr>
          <w:lang w:val="sr-Cyrl-RS"/>
        </w:rPr>
      </w:pPr>
      <w:r w:rsidRPr="005954D6">
        <w:rPr>
          <w:lang w:val="sr-Cyrl-RS"/>
        </w:rPr>
        <w:t>8.1</w:t>
      </w:r>
      <w:r w:rsidRPr="005954D6">
        <w:rPr>
          <w:lang w:val="sr-Cyrl-RS"/>
        </w:rPr>
        <w:tab/>
        <w:t>Ако порука не задовољава валидацију корисник ће бити враћен на форму за унос са поруком о грешци.</w:t>
      </w:r>
    </w:p>
    <w:p w14:paraId="0180B280" w14:textId="77777777" w:rsidR="00D97ABD" w:rsidRPr="005954D6" w:rsidRDefault="00D97ABD" w:rsidP="00D46C1A">
      <w:pPr>
        <w:pStyle w:val="ProList"/>
        <w:rPr>
          <w:lang w:val="sr-Cyrl-RS"/>
        </w:rPr>
      </w:pPr>
    </w:p>
    <w:p w14:paraId="414C7892" w14:textId="77777777" w:rsidR="00D46C1A" w:rsidRPr="005954D6" w:rsidRDefault="00D46C1A" w:rsidP="00D46C1A">
      <w:pPr>
        <w:pStyle w:val="2"/>
        <w:rPr>
          <w:lang w:val="sr-Cyrl-RS"/>
        </w:rPr>
      </w:pPr>
      <w:bookmarkStart w:id="25" w:name="_СК_4:_Брисање"/>
      <w:bookmarkStart w:id="26" w:name="_Toc456162691"/>
      <w:bookmarkEnd w:id="25"/>
      <w:r w:rsidRPr="005954D6">
        <w:rPr>
          <w:lang w:val="sr-Cyrl-RS"/>
        </w:rPr>
        <w:t>СК 4: Брисање поруке</w:t>
      </w:r>
      <w:bookmarkEnd w:id="26"/>
    </w:p>
    <w:p w14:paraId="2DBA48FD" w14:textId="77777777" w:rsidR="00D46C1A" w:rsidRPr="005954D6" w:rsidRDefault="00D46C1A" w:rsidP="00D46C1A">
      <w:pPr>
        <w:pStyle w:val="ProList"/>
        <w:rPr>
          <w:b/>
          <w:lang w:val="sr-Cyrl-RS"/>
        </w:rPr>
      </w:pPr>
      <w:r w:rsidRPr="005954D6">
        <w:rPr>
          <w:b/>
          <w:lang w:val="sr-Cyrl-RS"/>
        </w:rPr>
        <w:t>Назив СК:</w:t>
      </w:r>
      <w:r w:rsidRPr="005954D6">
        <w:rPr>
          <w:b/>
          <w:lang w:val="sr-Cyrl-RS"/>
        </w:rPr>
        <w:tab/>
      </w:r>
      <w:r w:rsidRPr="005954D6">
        <w:rPr>
          <w:lang w:val="sr-Cyrl-RS"/>
        </w:rPr>
        <w:t>Брисање поруке</w:t>
      </w:r>
    </w:p>
    <w:p w14:paraId="5E8EEFF2" w14:textId="77777777" w:rsidR="00D46C1A" w:rsidRPr="005954D6" w:rsidRDefault="00D46C1A" w:rsidP="00D46C1A">
      <w:pPr>
        <w:pStyle w:val="ProList"/>
        <w:rPr>
          <w:lang w:val="sr-Cyrl-RS"/>
        </w:rPr>
      </w:pPr>
      <w:r w:rsidRPr="005954D6">
        <w:rPr>
          <w:b/>
          <w:lang w:val="sr-Cyrl-RS"/>
        </w:rPr>
        <w:t>Актери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Корисник</w:t>
      </w:r>
    </w:p>
    <w:p w14:paraId="2C97EF2E" w14:textId="77777777" w:rsidR="00D46C1A" w:rsidRPr="005954D6" w:rsidRDefault="00D46C1A" w:rsidP="00D46C1A">
      <w:pPr>
        <w:pStyle w:val="ProList"/>
        <w:rPr>
          <w:lang w:val="sr-Cyrl-RS"/>
        </w:rPr>
      </w:pPr>
      <w:r w:rsidRPr="005954D6">
        <w:rPr>
          <w:b/>
          <w:lang w:val="sr-Cyrl-RS"/>
        </w:rPr>
        <w:t>Учесници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и </w:t>
      </w:r>
      <w:r w:rsidRPr="005954D6">
        <w:rPr>
          <w:b/>
          <w:lang w:val="sr-Cyrl-RS"/>
        </w:rPr>
        <w:t>корисник</w:t>
      </w:r>
    </w:p>
    <w:p w14:paraId="5BBF9080" w14:textId="31F007D5" w:rsidR="00D46C1A" w:rsidRPr="005954D6" w:rsidRDefault="00D46C1A" w:rsidP="00D46C1A">
      <w:pPr>
        <w:pStyle w:val="ProList"/>
        <w:rPr>
          <w:lang w:val="sr-Cyrl-RS"/>
        </w:rPr>
      </w:pPr>
      <w:r w:rsidRPr="005954D6">
        <w:rPr>
          <w:b/>
          <w:lang w:val="sr-Cyrl-RS"/>
        </w:rPr>
        <w:t>Предуслов</w:t>
      </w:r>
      <w:r w:rsidR="00DA6DDC" w:rsidRPr="005954D6">
        <w:rPr>
          <w:b/>
          <w:lang w:val="sr-Cyrl-RS"/>
        </w:rPr>
        <w:t>и</w:t>
      </w:r>
      <w:r w:rsidRPr="005954D6">
        <w:rPr>
          <w:b/>
          <w:lang w:val="sr-Cyrl-RS"/>
        </w:rPr>
        <w:t>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Корисник</w:t>
      </w:r>
      <w:r w:rsidR="00DC3347" w:rsidRPr="005954D6">
        <w:rPr>
          <w:lang w:val="sr-Cyrl-RS"/>
        </w:rPr>
        <w:t xml:space="preserve"> се улоговао у сајт и има дозволу за брисање својих или туђих порука</w:t>
      </w:r>
      <w:r w:rsidR="00F77B63" w:rsidRPr="005954D6">
        <w:rPr>
          <w:lang w:val="sr-Cyrl-RS"/>
        </w:rPr>
        <w:t xml:space="preserve"> </w:t>
      </w:r>
      <w:r w:rsidR="00F77B63" w:rsidRPr="005954D6">
        <w:rPr>
          <w:b/>
          <w:lang w:val="sr-Cyrl-RS"/>
        </w:rPr>
        <w:t>Учитане су поруке</w:t>
      </w:r>
      <w:r w:rsidR="00DA6DDC" w:rsidRPr="005954D6">
        <w:rPr>
          <w:lang w:val="sr-Cyrl-RS"/>
        </w:rPr>
        <w:t xml:space="preserve"> жељене теме</w:t>
      </w:r>
    </w:p>
    <w:p w14:paraId="5F1761B4" w14:textId="77777777" w:rsidR="00D97ABD" w:rsidRPr="005954D6" w:rsidRDefault="00D97ABD" w:rsidP="00D97ABD">
      <w:pPr>
        <w:rPr>
          <w:b/>
          <w:lang w:val="sr-Cyrl-RS"/>
        </w:rPr>
      </w:pPr>
      <w:r w:rsidRPr="005954D6">
        <w:rPr>
          <w:b/>
          <w:lang w:val="sr-Cyrl-RS"/>
        </w:rPr>
        <w:t>Основни сценарио СК:</w:t>
      </w:r>
    </w:p>
    <w:p w14:paraId="1F0C231D" w14:textId="606953F6" w:rsidR="0096151F" w:rsidRPr="005954D6" w:rsidRDefault="00D55297" w:rsidP="00A60A85">
      <w:pPr>
        <w:pStyle w:val="a"/>
        <w:numPr>
          <w:ilvl w:val="0"/>
          <w:numId w:val="7"/>
        </w:numPr>
        <w:rPr>
          <w:lang w:val="sr-Cyrl-RS"/>
        </w:rPr>
      </w:pPr>
      <w:r w:rsidRPr="005954D6">
        <w:rPr>
          <w:b/>
          <w:lang w:val="sr-Cyrl-RS"/>
        </w:rPr>
        <w:t>Корисник</w:t>
      </w:r>
      <w:r w:rsidR="00F77B63" w:rsidRPr="005954D6">
        <w:rPr>
          <w:b/>
          <w:lang w:val="sr-Cyrl-RS"/>
        </w:rPr>
        <w:t xml:space="preserve"> </w:t>
      </w:r>
      <w:r w:rsidR="00762B08" w:rsidRPr="005954D6">
        <w:rPr>
          <w:u w:val="single"/>
          <w:lang w:val="sr-Cyrl-RS"/>
        </w:rPr>
        <w:t>бира</w:t>
      </w:r>
      <w:r w:rsidR="00762B08" w:rsidRPr="005954D6">
        <w:rPr>
          <w:lang w:val="sr-Cyrl-RS"/>
        </w:rPr>
        <w:t xml:space="preserve"> поруку коју жели да обрише.</w:t>
      </w:r>
      <w:r w:rsidR="001821CC" w:rsidRPr="005954D6">
        <w:rPr>
          <w:lang w:val="sr-Cyrl-RS"/>
        </w:rPr>
        <w:t xml:space="preserve"> (</w:t>
      </w:r>
      <w:r w:rsidR="00762B08" w:rsidRPr="005954D6">
        <w:rPr>
          <w:lang w:val="sr-Cyrl-RS"/>
        </w:rPr>
        <w:t>АПУСО</w:t>
      </w:r>
      <w:r w:rsidR="001821CC" w:rsidRPr="005954D6">
        <w:rPr>
          <w:lang w:val="sr-Cyrl-RS"/>
        </w:rPr>
        <w:t>)</w:t>
      </w:r>
    </w:p>
    <w:p w14:paraId="2FABD884" w14:textId="44468F60" w:rsidR="00762B08" w:rsidRPr="005954D6" w:rsidRDefault="00762B08" w:rsidP="00A60A85">
      <w:pPr>
        <w:pStyle w:val="a"/>
        <w:numPr>
          <w:ilvl w:val="0"/>
          <w:numId w:val="7"/>
        </w:numPr>
        <w:rPr>
          <w:lang w:val="sr-Cyrl-RS"/>
        </w:rPr>
      </w:pPr>
      <w:r w:rsidRPr="005954D6">
        <w:rPr>
          <w:b/>
          <w:lang w:val="sr-Cyrl-RS"/>
        </w:rPr>
        <w:t>Корисник</w:t>
      </w:r>
      <w:r w:rsidR="00F77B63" w:rsidRPr="005954D6">
        <w:rPr>
          <w:b/>
          <w:lang w:val="sr-Cyrl-RS"/>
        </w:rPr>
        <w:t xml:space="preserve"> </w:t>
      </w:r>
      <w:r w:rsidRPr="005954D6">
        <w:rPr>
          <w:u w:val="single"/>
          <w:lang w:val="sr-Cyrl-RS"/>
        </w:rPr>
        <w:t>позива</w:t>
      </w:r>
      <w:r w:rsidR="00F77B63" w:rsidRPr="005954D6">
        <w:rPr>
          <w:u w:val="single"/>
          <w:lang w:val="sr-Cyrl-RS"/>
        </w:rPr>
        <w:t xml:space="preserve"> </w:t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да обрише изабрану поруку. (АПСО)</w:t>
      </w:r>
    </w:p>
    <w:p w14:paraId="6E9E16A5" w14:textId="61F736D5" w:rsidR="00E366DB" w:rsidRPr="005954D6" w:rsidRDefault="00E366DB" w:rsidP="0096151F">
      <w:pPr>
        <w:pStyle w:val="a"/>
        <w:rPr>
          <w:lang w:val="sr-Cyrl-RS"/>
        </w:rPr>
      </w:pPr>
      <w:r w:rsidRPr="005954D6">
        <w:rPr>
          <w:b/>
          <w:lang w:val="sr-Cyrl-RS"/>
        </w:rPr>
        <w:t>Систем</w:t>
      </w:r>
      <w:r w:rsidR="00F77B63" w:rsidRPr="005954D6">
        <w:rPr>
          <w:b/>
          <w:lang w:val="sr-Cyrl-RS"/>
        </w:rPr>
        <w:t xml:space="preserve"> </w:t>
      </w:r>
      <w:r w:rsidRPr="005954D6">
        <w:rPr>
          <w:u w:val="single"/>
          <w:lang w:val="sr-Cyrl-RS"/>
        </w:rPr>
        <w:t>означава</w:t>
      </w:r>
      <w:r w:rsidRPr="005954D6">
        <w:rPr>
          <w:lang w:val="sr-Cyrl-RS"/>
        </w:rPr>
        <w:t xml:space="preserve"> поруку као обрисану</w:t>
      </w:r>
      <w:r w:rsidR="001821CC" w:rsidRPr="005954D6">
        <w:rPr>
          <w:lang w:val="sr-Cyrl-RS"/>
        </w:rPr>
        <w:t xml:space="preserve"> (СО)</w:t>
      </w:r>
    </w:p>
    <w:p w14:paraId="41D797DA" w14:textId="0CD16FC5" w:rsidR="00DC0A96" w:rsidRPr="005954D6" w:rsidRDefault="00762B08" w:rsidP="0096151F">
      <w:pPr>
        <w:pStyle w:val="a"/>
        <w:rPr>
          <w:lang w:val="sr-Cyrl-RS"/>
        </w:rPr>
      </w:pPr>
      <w:r w:rsidRPr="005954D6">
        <w:rPr>
          <w:b/>
          <w:lang w:val="sr-Cyrl-RS"/>
        </w:rPr>
        <w:t>Систем</w:t>
      </w:r>
      <w:r w:rsidR="00F77B63" w:rsidRPr="005954D6">
        <w:rPr>
          <w:b/>
          <w:lang w:val="sr-Cyrl-RS"/>
        </w:rPr>
        <w:t xml:space="preserve"> </w:t>
      </w:r>
      <w:r w:rsidRPr="005954D6">
        <w:rPr>
          <w:u w:val="single"/>
          <w:lang w:val="sr-Cyrl-RS"/>
        </w:rPr>
        <w:t>враћа</w:t>
      </w:r>
      <w:r w:rsidRPr="005954D6">
        <w:rPr>
          <w:lang w:val="sr-Cyrl-RS"/>
        </w:rPr>
        <w:t xml:space="preserve"> </w:t>
      </w:r>
      <w:r w:rsidR="00F77B63" w:rsidRPr="005954D6">
        <w:rPr>
          <w:lang w:val="sr-Cyrl-RS"/>
        </w:rPr>
        <w:t>листу порука изабране теме у којој нема обрисане поруке.</w:t>
      </w:r>
      <w:r w:rsidR="001821CC" w:rsidRPr="005954D6">
        <w:rPr>
          <w:lang w:val="sr-Cyrl-RS"/>
        </w:rPr>
        <w:t xml:space="preserve"> (ИА)</w:t>
      </w:r>
    </w:p>
    <w:p w14:paraId="1C44B4EF" w14:textId="77777777" w:rsidR="00D97ABD" w:rsidRPr="005954D6" w:rsidRDefault="00D97ABD" w:rsidP="00F77B63">
      <w:pPr>
        <w:pStyle w:val="ProList"/>
        <w:ind w:left="0" w:firstLine="0"/>
        <w:rPr>
          <w:lang w:val="sr-Cyrl-RS"/>
        </w:rPr>
      </w:pPr>
    </w:p>
    <w:p w14:paraId="12DDEFDF" w14:textId="77777777" w:rsidR="00D46C1A" w:rsidRPr="005954D6" w:rsidRDefault="00D46C1A" w:rsidP="00D46C1A">
      <w:pPr>
        <w:pStyle w:val="2"/>
        <w:rPr>
          <w:lang w:val="sr-Cyrl-RS"/>
        </w:rPr>
      </w:pPr>
      <w:bookmarkStart w:id="27" w:name="_СК_5:_Брисање"/>
      <w:bookmarkStart w:id="28" w:name="_Toc456162692"/>
      <w:bookmarkEnd w:id="27"/>
      <w:r w:rsidRPr="005954D6">
        <w:rPr>
          <w:lang w:val="sr-Cyrl-RS"/>
        </w:rPr>
        <w:t>СК 5: Брисање теме</w:t>
      </w:r>
      <w:bookmarkEnd w:id="28"/>
    </w:p>
    <w:p w14:paraId="6747F695" w14:textId="77777777" w:rsidR="00D46C1A" w:rsidRPr="005954D6" w:rsidRDefault="00D46C1A" w:rsidP="00D46C1A">
      <w:pPr>
        <w:pStyle w:val="ProList"/>
        <w:rPr>
          <w:b/>
          <w:lang w:val="sr-Cyrl-RS"/>
        </w:rPr>
      </w:pPr>
      <w:r w:rsidRPr="005954D6">
        <w:rPr>
          <w:b/>
          <w:lang w:val="sr-Cyrl-RS"/>
        </w:rPr>
        <w:t>Назив СК:</w:t>
      </w:r>
      <w:r w:rsidRPr="005954D6">
        <w:rPr>
          <w:b/>
          <w:lang w:val="sr-Cyrl-RS"/>
        </w:rPr>
        <w:tab/>
      </w:r>
      <w:r w:rsidRPr="005954D6">
        <w:rPr>
          <w:lang w:val="sr-Cyrl-RS"/>
        </w:rPr>
        <w:t>Брисање теме</w:t>
      </w:r>
    </w:p>
    <w:p w14:paraId="4ECB914A" w14:textId="77777777" w:rsidR="00D46C1A" w:rsidRPr="005954D6" w:rsidRDefault="00D46C1A" w:rsidP="00D46C1A">
      <w:pPr>
        <w:pStyle w:val="ProList"/>
        <w:rPr>
          <w:lang w:val="sr-Cyrl-RS"/>
        </w:rPr>
      </w:pPr>
      <w:r w:rsidRPr="005954D6">
        <w:rPr>
          <w:b/>
          <w:lang w:val="sr-Cyrl-RS"/>
        </w:rPr>
        <w:t>Актери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Корисник</w:t>
      </w:r>
    </w:p>
    <w:p w14:paraId="72919195" w14:textId="77777777" w:rsidR="00D46C1A" w:rsidRPr="005954D6" w:rsidRDefault="00D46C1A" w:rsidP="00D46C1A">
      <w:pPr>
        <w:pStyle w:val="ProList"/>
        <w:rPr>
          <w:lang w:val="sr-Cyrl-RS"/>
        </w:rPr>
      </w:pPr>
      <w:r w:rsidRPr="005954D6">
        <w:rPr>
          <w:b/>
          <w:lang w:val="sr-Cyrl-RS"/>
        </w:rPr>
        <w:t>Учесници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и </w:t>
      </w:r>
      <w:r w:rsidRPr="005954D6">
        <w:rPr>
          <w:b/>
          <w:lang w:val="sr-Cyrl-RS"/>
        </w:rPr>
        <w:t>корисник</w:t>
      </w:r>
    </w:p>
    <w:p w14:paraId="558AE8D4" w14:textId="5F5F5D9D" w:rsidR="00D46C1A" w:rsidRPr="005954D6" w:rsidRDefault="00D46C1A" w:rsidP="00D46C1A">
      <w:pPr>
        <w:pStyle w:val="ProList"/>
        <w:rPr>
          <w:lang w:val="sr-Cyrl-RS"/>
        </w:rPr>
      </w:pPr>
      <w:r w:rsidRPr="005954D6">
        <w:rPr>
          <w:b/>
          <w:lang w:val="sr-Cyrl-RS"/>
        </w:rPr>
        <w:t>Предуслов: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Корисник</w:t>
      </w:r>
      <w:r w:rsidR="004E0DF5" w:rsidRPr="005954D6">
        <w:rPr>
          <w:lang w:val="sr-Cyrl-RS"/>
        </w:rPr>
        <w:t xml:space="preserve"> се улоговао у сајт,</w:t>
      </w:r>
      <w:r w:rsidR="00DC3347" w:rsidRPr="005954D6">
        <w:rPr>
          <w:lang w:val="sr-Cyrl-RS"/>
        </w:rPr>
        <w:t xml:space="preserve"> има дозволу за брисање тема</w:t>
      </w:r>
      <w:r w:rsidR="004E0DF5" w:rsidRPr="005954D6">
        <w:rPr>
          <w:lang w:val="sr-Cyrl-RS"/>
        </w:rPr>
        <w:t>, укључен је приказ обрисаних тема</w:t>
      </w:r>
      <w:r w:rsidR="008F49F9" w:rsidRPr="005954D6">
        <w:rPr>
          <w:lang w:val="sr-Cyrl-RS"/>
        </w:rPr>
        <w:br/>
      </w:r>
      <w:r w:rsidR="004E0DF5" w:rsidRPr="005954D6">
        <w:rPr>
          <w:b/>
          <w:lang w:val="sr-Cyrl-RS"/>
        </w:rPr>
        <w:t>Учитана је листа тема у жељеном форуму</w:t>
      </w:r>
    </w:p>
    <w:p w14:paraId="4D12F5D7" w14:textId="77777777" w:rsidR="00732326" w:rsidRPr="005954D6" w:rsidRDefault="00D97ABD" w:rsidP="0096151F">
      <w:pPr>
        <w:rPr>
          <w:b/>
          <w:lang w:val="sr-Cyrl-RS"/>
        </w:rPr>
      </w:pPr>
      <w:r w:rsidRPr="005954D6">
        <w:rPr>
          <w:b/>
          <w:lang w:val="sr-Cyrl-RS"/>
        </w:rPr>
        <w:t>Основни сценарио СК:</w:t>
      </w:r>
    </w:p>
    <w:p w14:paraId="6B6E175D" w14:textId="607EBDED" w:rsidR="0096151F" w:rsidRPr="005954D6" w:rsidRDefault="005877C4" w:rsidP="00A60A85">
      <w:pPr>
        <w:pStyle w:val="a"/>
        <w:numPr>
          <w:ilvl w:val="0"/>
          <w:numId w:val="17"/>
        </w:numPr>
        <w:rPr>
          <w:lang w:val="sr-Cyrl-RS"/>
        </w:rPr>
      </w:pPr>
      <w:r w:rsidRPr="005954D6">
        <w:rPr>
          <w:b/>
          <w:lang w:val="sr-Cyrl-RS"/>
        </w:rPr>
        <w:t>Корисник</w:t>
      </w:r>
      <w:r w:rsidR="004E0DF5" w:rsidRPr="005954D6">
        <w:rPr>
          <w:b/>
          <w:lang w:val="sr-Cyrl-RS"/>
        </w:rPr>
        <w:t xml:space="preserve"> </w:t>
      </w:r>
      <w:r w:rsidR="00A55A17" w:rsidRPr="005954D6">
        <w:rPr>
          <w:u w:val="single"/>
          <w:lang w:val="sr-Cyrl-RS"/>
        </w:rPr>
        <w:t>бира</w:t>
      </w:r>
      <w:r w:rsidR="00A55A17" w:rsidRPr="005954D6">
        <w:rPr>
          <w:lang w:val="sr-Cyrl-RS"/>
        </w:rPr>
        <w:t xml:space="preserve"> тему за брисање</w:t>
      </w:r>
      <w:r w:rsidRPr="005954D6">
        <w:rPr>
          <w:lang w:val="sr-Cyrl-RS"/>
        </w:rPr>
        <w:t>.</w:t>
      </w:r>
      <w:r w:rsidR="001821CC" w:rsidRPr="005954D6">
        <w:rPr>
          <w:lang w:val="sr-Cyrl-RS"/>
        </w:rPr>
        <w:t xml:space="preserve"> (АП</w:t>
      </w:r>
      <w:r w:rsidR="00A55A17" w:rsidRPr="005954D6">
        <w:rPr>
          <w:lang w:val="sr-Cyrl-RS"/>
        </w:rPr>
        <w:t>У</w:t>
      </w:r>
      <w:r w:rsidR="001821CC" w:rsidRPr="005954D6">
        <w:rPr>
          <w:lang w:val="sr-Cyrl-RS"/>
        </w:rPr>
        <w:t>СО)</w:t>
      </w:r>
    </w:p>
    <w:p w14:paraId="798337F4" w14:textId="79491312" w:rsidR="00A55A17" w:rsidRPr="005954D6" w:rsidRDefault="00A55A17" w:rsidP="0096151F">
      <w:pPr>
        <w:pStyle w:val="a"/>
        <w:rPr>
          <w:lang w:val="sr-Cyrl-RS"/>
        </w:rPr>
      </w:pPr>
      <w:r w:rsidRPr="005954D6">
        <w:rPr>
          <w:b/>
          <w:lang w:val="sr-Cyrl-RS"/>
        </w:rPr>
        <w:t xml:space="preserve">Корисник </w:t>
      </w:r>
      <w:r w:rsidRPr="005954D6">
        <w:rPr>
          <w:u w:val="single"/>
          <w:lang w:val="sr-Cyrl-RS"/>
        </w:rPr>
        <w:t>позива</w:t>
      </w:r>
      <w:r w:rsidR="004E0DF5" w:rsidRPr="005954D6">
        <w:rPr>
          <w:u w:val="single"/>
          <w:lang w:val="sr-Cyrl-RS"/>
        </w:rPr>
        <w:t xml:space="preserve"> </w:t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да обрише тему. (АСПО)</w:t>
      </w:r>
    </w:p>
    <w:p w14:paraId="3A067E82" w14:textId="036DA1EA" w:rsidR="00E366DB" w:rsidRPr="005954D6" w:rsidRDefault="00E366DB" w:rsidP="0096151F">
      <w:pPr>
        <w:pStyle w:val="a"/>
        <w:rPr>
          <w:lang w:val="sr-Cyrl-RS"/>
        </w:rPr>
      </w:pPr>
      <w:r w:rsidRPr="005954D6">
        <w:rPr>
          <w:b/>
          <w:lang w:val="sr-Cyrl-RS"/>
        </w:rPr>
        <w:t>Систем</w:t>
      </w:r>
      <w:r w:rsidR="004E0DF5" w:rsidRPr="005954D6">
        <w:rPr>
          <w:b/>
          <w:lang w:val="sr-Cyrl-RS"/>
        </w:rPr>
        <w:t xml:space="preserve"> </w:t>
      </w:r>
      <w:r w:rsidRPr="005954D6">
        <w:rPr>
          <w:u w:val="single"/>
          <w:lang w:val="sr-Cyrl-RS"/>
        </w:rPr>
        <w:t>означава</w:t>
      </w:r>
      <w:r w:rsidRPr="005954D6">
        <w:rPr>
          <w:lang w:val="sr-Cyrl-RS"/>
        </w:rPr>
        <w:t xml:space="preserve"> тему као обрисану.</w:t>
      </w:r>
      <w:r w:rsidR="001821CC" w:rsidRPr="005954D6">
        <w:rPr>
          <w:lang w:val="sr-Cyrl-RS"/>
        </w:rPr>
        <w:t xml:space="preserve"> (СО)</w:t>
      </w:r>
    </w:p>
    <w:p w14:paraId="2630063D" w14:textId="03CAC06C" w:rsidR="005877C4" w:rsidRPr="005954D6" w:rsidRDefault="00A55A17" w:rsidP="0096151F">
      <w:pPr>
        <w:pStyle w:val="a"/>
        <w:rPr>
          <w:lang w:val="sr-Cyrl-RS"/>
        </w:rPr>
      </w:pPr>
      <w:r w:rsidRPr="005954D6">
        <w:rPr>
          <w:b/>
          <w:lang w:val="sr-Cyrl-RS"/>
        </w:rPr>
        <w:t>Систем</w:t>
      </w:r>
      <w:r w:rsidR="004E0DF5" w:rsidRPr="005954D6">
        <w:rPr>
          <w:b/>
          <w:lang w:val="sr-Cyrl-RS"/>
        </w:rPr>
        <w:t xml:space="preserve"> </w:t>
      </w:r>
      <w:r w:rsidRPr="005954D6">
        <w:rPr>
          <w:u w:val="single"/>
          <w:lang w:val="sr-Cyrl-RS"/>
        </w:rPr>
        <w:t>враћа</w:t>
      </w:r>
      <w:r w:rsidR="00327C0A" w:rsidRPr="005954D6">
        <w:rPr>
          <w:lang w:val="sr-Cyrl-RS"/>
        </w:rPr>
        <w:t xml:space="preserve"> листу тема жељеног форума</w:t>
      </w:r>
      <w:r w:rsidR="004E0DF5" w:rsidRPr="005954D6">
        <w:rPr>
          <w:lang w:val="sr-Cyrl-RS"/>
        </w:rPr>
        <w:t xml:space="preserve"> на којој је</w:t>
      </w:r>
      <w:r w:rsidR="005877C4" w:rsidRPr="005954D6">
        <w:rPr>
          <w:lang w:val="sr-Cyrl-RS"/>
        </w:rPr>
        <w:t xml:space="preserve"> обрисана тема приказана са адекватним визуелним карактеристикама (црвенкаст</w:t>
      </w:r>
      <w:r w:rsidR="00B72C1C" w:rsidRPr="005954D6">
        <w:rPr>
          <w:lang w:val="sr-Cyrl-RS"/>
        </w:rPr>
        <w:t>a</w:t>
      </w:r>
      <w:r w:rsidR="005877C4" w:rsidRPr="005954D6">
        <w:rPr>
          <w:lang w:val="sr-Cyrl-RS"/>
        </w:rPr>
        <w:t xml:space="preserve"> позадина).</w:t>
      </w:r>
      <w:r w:rsidR="001821CC" w:rsidRPr="005954D6">
        <w:rPr>
          <w:lang w:val="sr-Cyrl-RS"/>
        </w:rPr>
        <w:t xml:space="preserve"> (ИА)</w:t>
      </w:r>
    </w:p>
    <w:p w14:paraId="3066F290" w14:textId="77777777" w:rsidR="00D97ABD" w:rsidRPr="005954D6" w:rsidRDefault="00D97ABD" w:rsidP="00D46C1A">
      <w:pPr>
        <w:pStyle w:val="ProList"/>
        <w:rPr>
          <w:lang w:val="sr-Cyrl-RS"/>
        </w:rPr>
      </w:pPr>
    </w:p>
    <w:p w14:paraId="78745DFE" w14:textId="77777777" w:rsidR="00D80BF6" w:rsidRPr="005954D6" w:rsidRDefault="00D80BF6" w:rsidP="00D46C1A">
      <w:pPr>
        <w:pStyle w:val="ProList"/>
        <w:rPr>
          <w:lang w:val="sr-Cyrl-RS"/>
        </w:rPr>
      </w:pPr>
    </w:p>
    <w:p w14:paraId="2346D7C1" w14:textId="77777777" w:rsidR="00D46C1A" w:rsidRPr="005954D6" w:rsidRDefault="00D46C1A" w:rsidP="00D46C1A">
      <w:pPr>
        <w:pStyle w:val="2"/>
        <w:rPr>
          <w:lang w:val="sr-Cyrl-RS"/>
        </w:rPr>
      </w:pPr>
      <w:bookmarkStart w:id="29" w:name="_СК_6:_Промена"/>
      <w:bookmarkStart w:id="30" w:name="_Toc456162693"/>
      <w:bookmarkEnd w:id="29"/>
      <w:r w:rsidRPr="005954D6">
        <w:rPr>
          <w:lang w:val="sr-Cyrl-RS"/>
        </w:rPr>
        <w:t xml:space="preserve">СК 6: </w:t>
      </w:r>
      <w:r w:rsidR="005877C4" w:rsidRPr="005954D6">
        <w:rPr>
          <w:lang w:val="sr-Cyrl-RS"/>
        </w:rPr>
        <w:t>Промена сортирања</w:t>
      </w:r>
      <w:r w:rsidRPr="005954D6">
        <w:rPr>
          <w:lang w:val="sr-Cyrl-RS"/>
        </w:rPr>
        <w:t xml:space="preserve"> форума</w:t>
      </w:r>
      <w:bookmarkEnd w:id="30"/>
    </w:p>
    <w:p w14:paraId="6FCFD1F7" w14:textId="77777777" w:rsidR="00D46C1A" w:rsidRPr="005954D6" w:rsidRDefault="00D46C1A" w:rsidP="00D46C1A">
      <w:pPr>
        <w:pStyle w:val="ProList"/>
        <w:rPr>
          <w:b/>
          <w:lang w:val="sr-Cyrl-RS"/>
        </w:rPr>
      </w:pPr>
      <w:r w:rsidRPr="005954D6">
        <w:rPr>
          <w:b/>
          <w:lang w:val="sr-Cyrl-RS"/>
        </w:rPr>
        <w:t>Назив СК:</w:t>
      </w:r>
      <w:r w:rsidRPr="005954D6">
        <w:rPr>
          <w:b/>
          <w:lang w:val="sr-Cyrl-RS"/>
        </w:rPr>
        <w:tab/>
      </w:r>
      <w:r w:rsidRPr="005954D6">
        <w:rPr>
          <w:lang w:val="sr-Cyrl-RS"/>
        </w:rPr>
        <w:t>Брисање форума</w:t>
      </w:r>
    </w:p>
    <w:p w14:paraId="12B6DC2E" w14:textId="77777777" w:rsidR="00D46C1A" w:rsidRPr="005954D6" w:rsidRDefault="00D46C1A" w:rsidP="00D46C1A">
      <w:pPr>
        <w:pStyle w:val="ProList"/>
        <w:rPr>
          <w:lang w:val="sr-Cyrl-RS"/>
        </w:rPr>
      </w:pPr>
      <w:r w:rsidRPr="005954D6">
        <w:rPr>
          <w:b/>
          <w:lang w:val="sr-Cyrl-RS"/>
        </w:rPr>
        <w:t>Актери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Корисник</w:t>
      </w:r>
    </w:p>
    <w:p w14:paraId="0C299679" w14:textId="77777777" w:rsidR="00D46C1A" w:rsidRPr="005954D6" w:rsidRDefault="00D46C1A" w:rsidP="00D46C1A">
      <w:pPr>
        <w:pStyle w:val="ProList"/>
        <w:rPr>
          <w:lang w:val="sr-Cyrl-RS"/>
        </w:rPr>
      </w:pPr>
      <w:r w:rsidRPr="005954D6">
        <w:rPr>
          <w:b/>
          <w:lang w:val="sr-Cyrl-RS"/>
        </w:rPr>
        <w:t>Учесници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и </w:t>
      </w:r>
      <w:r w:rsidRPr="005954D6">
        <w:rPr>
          <w:b/>
          <w:lang w:val="sr-Cyrl-RS"/>
        </w:rPr>
        <w:t>корисник</w:t>
      </w:r>
    </w:p>
    <w:p w14:paraId="327E578E" w14:textId="77777777" w:rsidR="00D46C1A" w:rsidRPr="005954D6" w:rsidRDefault="00D46C1A" w:rsidP="00D46C1A">
      <w:pPr>
        <w:pStyle w:val="ProList"/>
        <w:rPr>
          <w:lang w:val="sr-Cyrl-RS"/>
        </w:rPr>
      </w:pPr>
      <w:r w:rsidRPr="005954D6">
        <w:rPr>
          <w:b/>
          <w:lang w:val="sr-Cyrl-RS"/>
        </w:rPr>
        <w:t>Предуслов: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Корисник</w:t>
      </w:r>
      <w:r w:rsidR="00DC3347" w:rsidRPr="005954D6">
        <w:rPr>
          <w:lang w:val="sr-Cyrl-RS"/>
        </w:rPr>
        <w:t xml:space="preserve"> се у</w:t>
      </w:r>
      <w:r w:rsidR="00705209" w:rsidRPr="005954D6">
        <w:rPr>
          <w:lang w:val="sr-Cyrl-RS"/>
        </w:rPr>
        <w:t>логовао у сајт и има дозволу за измену</w:t>
      </w:r>
      <w:r w:rsidR="00DC3347" w:rsidRPr="005954D6">
        <w:rPr>
          <w:lang w:val="sr-Cyrl-RS"/>
        </w:rPr>
        <w:t xml:space="preserve"> форума</w:t>
      </w:r>
    </w:p>
    <w:p w14:paraId="33F1B3E2" w14:textId="1961F5DA" w:rsidR="007D270F" w:rsidRPr="005954D6" w:rsidRDefault="007D270F" w:rsidP="007D270F">
      <w:pPr>
        <w:rPr>
          <w:lang w:val="sr-Cyrl-RS"/>
        </w:rPr>
      </w:pPr>
      <w:r w:rsidRPr="005954D6">
        <w:rPr>
          <w:lang w:val="sr-Cyrl-RS"/>
        </w:rPr>
        <w:lastRenderedPageBreak/>
        <w:t>Ако корисник има дозволу за измену форума, на главној страни сајта поред сваког форума и групе</w:t>
      </w:r>
      <w:r w:rsidR="009D5DD8" w:rsidRPr="005954D6">
        <w:rPr>
          <w:lang w:val="sr-Cyrl-RS"/>
        </w:rPr>
        <w:t xml:space="preserve"> форума биће приказане команде</w:t>
      </w:r>
      <w:r w:rsidRPr="005954D6">
        <w:rPr>
          <w:lang w:val="sr-Cyrl-RS"/>
        </w:rPr>
        <w:t xml:space="preserve"> за померање форума горе или доле у листи. За форуме који се налазе на почетку листе адекватне команде неће бити приказане.</w:t>
      </w:r>
    </w:p>
    <w:p w14:paraId="5A8EC203" w14:textId="77777777" w:rsidR="00D97ABD" w:rsidRPr="005954D6" w:rsidRDefault="00D97ABD" w:rsidP="00D97ABD">
      <w:pPr>
        <w:rPr>
          <w:b/>
          <w:lang w:val="sr-Cyrl-RS"/>
        </w:rPr>
      </w:pPr>
      <w:r w:rsidRPr="005954D6">
        <w:rPr>
          <w:b/>
          <w:lang w:val="sr-Cyrl-RS"/>
        </w:rPr>
        <w:t>Основни сценарио СК:</w:t>
      </w:r>
    </w:p>
    <w:p w14:paraId="31B5CFEC" w14:textId="5E2173FA" w:rsidR="00A55A17" w:rsidRPr="005954D6" w:rsidRDefault="00AE33E5" w:rsidP="00A60A85">
      <w:pPr>
        <w:pStyle w:val="a"/>
        <w:numPr>
          <w:ilvl w:val="0"/>
          <w:numId w:val="8"/>
        </w:numPr>
        <w:rPr>
          <w:lang w:val="sr-Cyrl-RS"/>
        </w:rPr>
      </w:pPr>
      <w:r w:rsidRPr="005954D6">
        <w:rPr>
          <w:b/>
          <w:lang w:val="sr-Cyrl-RS"/>
        </w:rPr>
        <w:t>Корисник</w:t>
      </w:r>
      <w:r w:rsidR="009D5DD8" w:rsidRPr="005954D6">
        <w:rPr>
          <w:b/>
          <w:lang w:val="sr-Cyrl-RS"/>
        </w:rPr>
        <w:t xml:space="preserve"> </w:t>
      </w:r>
      <w:r w:rsidR="00A55A17" w:rsidRPr="005954D6">
        <w:rPr>
          <w:u w:val="single"/>
          <w:lang w:val="sr-Cyrl-RS"/>
        </w:rPr>
        <w:t>бира</w:t>
      </w:r>
      <w:r w:rsidR="00A55A17" w:rsidRPr="005954D6">
        <w:rPr>
          <w:lang w:val="sr-Cyrl-RS"/>
        </w:rPr>
        <w:t xml:space="preserve"> форум или групу коју жели да помери горе или доле на листи</w:t>
      </w:r>
      <w:r w:rsidR="00413AF3" w:rsidRPr="005954D6">
        <w:rPr>
          <w:lang w:val="sr-Cyrl-RS"/>
        </w:rPr>
        <w:t>, као и смер</w:t>
      </w:r>
      <w:r w:rsidR="00A55A17" w:rsidRPr="005954D6">
        <w:rPr>
          <w:lang w:val="sr-Cyrl-RS"/>
        </w:rPr>
        <w:t>. (АПСУО)</w:t>
      </w:r>
    </w:p>
    <w:p w14:paraId="26F65A9E" w14:textId="5B88BF4A" w:rsidR="00D97ABD" w:rsidRPr="005954D6" w:rsidRDefault="00A55A17" w:rsidP="00A60A85">
      <w:pPr>
        <w:pStyle w:val="a"/>
        <w:numPr>
          <w:ilvl w:val="0"/>
          <w:numId w:val="8"/>
        </w:numPr>
        <w:rPr>
          <w:lang w:val="sr-Cyrl-RS"/>
        </w:rPr>
      </w:pPr>
      <w:r w:rsidRPr="005954D6">
        <w:rPr>
          <w:b/>
          <w:lang w:val="sr-Cyrl-RS"/>
        </w:rPr>
        <w:t>Корисник</w:t>
      </w:r>
      <w:r w:rsidR="009D5DD8" w:rsidRPr="005954D6">
        <w:rPr>
          <w:b/>
          <w:lang w:val="sr-Cyrl-RS"/>
        </w:rPr>
        <w:t xml:space="preserve"> </w:t>
      </w:r>
      <w:r w:rsidRPr="005954D6">
        <w:rPr>
          <w:u w:val="single"/>
          <w:lang w:val="sr-Cyrl-RS"/>
        </w:rPr>
        <w:t>позива</w:t>
      </w:r>
      <w:r w:rsidR="009D5DD8" w:rsidRPr="005954D6">
        <w:rPr>
          <w:u w:val="single"/>
          <w:lang w:val="sr-Cyrl-RS"/>
        </w:rPr>
        <w:t xml:space="preserve"> </w:t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да </w:t>
      </w:r>
      <w:r w:rsidR="00413AF3" w:rsidRPr="005954D6">
        <w:rPr>
          <w:lang w:val="sr-Cyrl-RS"/>
        </w:rPr>
        <w:t>промени позицију изабраног форума или групе у листи.</w:t>
      </w:r>
      <w:r w:rsidR="001821CC" w:rsidRPr="005954D6">
        <w:rPr>
          <w:lang w:val="sr-Cyrl-RS"/>
        </w:rPr>
        <w:t xml:space="preserve"> (АПСО)</w:t>
      </w:r>
    </w:p>
    <w:p w14:paraId="53FF169F" w14:textId="281F60E9" w:rsidR="00EC26E4" w:rsidRPr="005954D6" w:rsidRDefault="00E366DB" w:rsidP="00CF4505">
      <w:pPr>
        <w:pStyle w:val="a"/>
        <w:rPr>
          <w:lang w:val="sr-Cyrl-RS"/>
        </w:rPr>
      </w:pPr>
      <w:r w:rsidRPr="005954D6">
        <w:rPr>
          <w:b/>
          <w:lang w:val="sr-Cyrl-RS"/>
        </w:rPr>
        <w:t>Систем</w:t>
      </w:r>
      <w:r w:rsidR="009D5DD8" w:rsidRPr="005954D6">
        <w:rPr>
          <w:b/>
          <w:lang w:val="sr-Cyrl-RS"/>
        </w:rPr>
        <w:t xml:space="preserve"> </w:t>
      </w:r>
      <w:r w:rsidRPr="005954D6">
        <w:rPr>
          <w:u w:val="single"/>
          <w:lang w:val="sr-Cyrl-RS"/>
        </w:rPr>
        <w:t>налази</w:t>
      </w:r>
      <w:r w:rsidRPr="005954D6">
        <w:rPr>
          <w:lang w:val="sr-Cyrl-RS"/>
        </w:rPr>
        <w:t xml:space="preserve"> тему која се налази директно изнад (испод) теме која се помера и замењује </w:t>
      </w:r>
      <w:r w:rsidR="00413AF3" w:rsidRPr="005954D6">
        <w:rPr>
          <w:lang w:val="sr-Cyrl-RS"/>
        </w:rPr>
        <w:t>им места</w:t>
      </w:r>
      <w:r w:rsidRPr="005954D6">
        <w:rPr>
          <w:lang w:val="sr-Cyrl-RS"/>
        </w:rPr>
        <w:t>.</w:t>
      </w:r>
      <w:r w:rsidR="001821CC" w:rsidRPr="005954D6">
        <w:rPr>
          <w:lang w:val="sr-Cyrl-RS"/>
        </w:rPr>
        <w:t xml:space="preserve"> (СО)</w:t>
      </w:r>
    </w:p>
    <w:p w14:paraId="7C13A694" w14:textId="4A9234A9" w:rsidR="00AE33E5" w:rsidRPr="005954D6" w:rsidRDefault="00413AF3" w:rsidP="00CF4505">
      <w:pPr>
        <w:pStyle w:val="a"/>
        <w:rPr>
          <w:lang w:val="sr-Cyrl-RS"/>
        </w:rPr>
      </w:pPr>
      <w:r w:rsidRPr="005954D6">
        <w:rPr>
          <w:b/>
          <w:lang w:val="sr-Cyrl-RS"/>
        </w:rPr>
        <w:t>Систем</w:t>
      </w:r>
      <w:r w:rsidR="009D5DD8" w:rsidRPr="005954D6">
        <w:rPr>
          <w:b/>
          <w:lang w:val="sr-Cyrl-RS"/>
        </w:rPr>
        <w:t xml:space="preserve"> </w:t>
      </w:r>
      <w:r w:rsidRPr="005954D6">
        <w:rPr>
          <w:u w:val="single"/>
          <w:lang w:val="sr-Cyrl-RS"/>
        </w:rPr>
        <w:t>враћа</w:t>
      </w:r>
      <w:r w:rsidRPr="005954D6">
        <w:rPr>
          <w:lang w:val="sr-Cyrl-RS"/>
        </w:rPr>
        <w:t xml:space="preserve"> </w:t>
      </w:r>
      <w:r w:rsidR="009D5DD8" w:rsidRPr="005954D6">
        <w:rPr>
          <w:lang w:val="sr-Cyrl-RS"/>
        </w:rPr>
        <w:t>листу форума</w:t>
      </w:r>
      <w:r w:rsidR="00AE33E5" w:rsidRPr="005954D6">
        <w:rPr>
          <w:lang w:val="sr-Cyrl-RS"/>
        </w:rPr>
        <w:t xml:space="preserve"> </w:t>
      </w:r>
      <w:r w:rsidR="009D5DD8" w:rsidRPr="005954D6">
        <w:rPr>
          <w:lang w:val="sr-Cyrl-RS"/>
        </w:rPr>
        <w:t>у</w:t>
      </w:r>
      <w:r w:rsidRPr="005954D6">
        <w:rPr>
          <w:lang w:val="sr-Cyrl-RS"/>
        </w:rPr>
        <w:t xml:space="preserve"> којој је форум који је померен</w:t>
      </w:r>
      <w:r w:rsidR="00AE33E5" w:rsidRPr="005954D6">
        <w:rPr>
          <w:lang w:val="sr-Cyrl-RS"/>
        </w:rPr>
        <w:t xml:space="preserve"> заменио место у листи са форумом који је био изнад (испод) њега.</w:t>
      </w:r>
      <w:r w:rsidR="001821CC" w:rsidRPr="005954D6">
        <w:rPr>
          <w:lang w:val="sr-Cyrl-RS"/>
        </w:rPr>
        <w:t xml:space="preserve"> (ИА)</w:t>
      </w:r>
    </w:p>
    <w:p w14:paraId="6B97C7E4" w14:textId="77777777" w:rsidR="00D97ABD" w:rsidRPr="005954D6" w:rsidRDefault="00D97ABD" w:rsidP="00D46C1A">
      <w:pPr>
        <w:pStyle w:val="ProList"/>
        <w:rPr>
          <w:lang w:val="sr-Cyrl-RS"/>
        </w:rPr>
      </w:pPr>
    </w:p>
    <w:p w14:paraId="65FB0611" w14:textId="77777777" w:rsidR="009D5DD8" w:rsidRPr="005954D6" w:rsidRDefault="009D5DD8" w:rsidP="00D46C1A">
      <w:pPr>
        <w:pStyle w:val="ProList"/>
        <w:rPr>
          <w:lang w:val="sr-Cyrl-RS"/>
        </w:rPr>
      </w:pPr>
    </w:p>
    <w:p w14:paraId="38DC69BE" w14:textId="77777777" w:rsidR="00D46C1A" w:rsidRPr="005954D6" w:rsidRDefault="00D46C1A" w:rsidP="00D46C1A">
      <w:pPr>
        <w:pStyle w:val="2"/>
        <w:rPr>
          <w:lang w:val="sr-Cyrl-RS"/>
        </w:rPr>
      </w:pPr>
      <w:bookmarkStart w:id="31" w:name="_СК_7:_Регистрација"/>
      <w:bookmarkStart w:id="32" w:name="_Toc456162694"/>
      <w:bookmarkEnd w:id="31"/>
      <w:r w:rsidRPr="005954D6">
        <w:rPr>
          <w:lang w:val="sr-Cyrl-RS"/>
        </w:rPr>
        <w:t>СК 7: Регистрација корисника</w:t>
      </w:r>
      <w:bookmarkEnd w:id="32"/>
    </w:p>
    <w:p w14:paraId="7AD177DC" w14:textId="77777777" w:rsidR="00D46C1A" w:rsidRPr="005954D6" w:rsidRDefault="00D46C1A" w:rsidP="00D46C1A">
      <w:pPr>
        <w:pStyle w:val="ProList"/>
        <w:rPr>
          <w:b/>
          <w:lang w:val="sr-Cyrl-RS"/>
        </w:rPr>
      </w:pPr>
      <w:r w:rsidRPr="005954D6">
        <w:rPr>
          <w:b/>
          <w:lang w:val="sr-Cyrl-RS"/>
        </w:rPr>
        <w:t>Назив СК:</w:t>
      </w:r>
      <w:r w:rsidRPr="005954D6">
        <w:rPr>
          <w:b/>
          <w:lang w:val="sr-Cyrl-RS"/>
        </w:rPr>
        <w:tab/>
      </w:r>
      <w:r w:rsidRPr="005954D6">
        <w:rPr>
          <w:lang w:val="sr-Cyrl-RS"/>
        </w:rPr>
        <w:t>Регистрација корисника</w:t>
      </w:r>
    </w:p>
    <w:p w14:paraId="50F02AF5" w14:textId="77777777" w:rsidR="00D46C1A" w:rsidRPr="005954D6" w:rsidRDefault="00D46C1A" w:rsidP="00D46C1A">
      <w:pPr>
        <w:pStyle w:val="ProList"/>
        <w:rPr>
          <w:lang w:val="sr-Cyrl-RS"/>
        </w:rPr>
      </w:pPr>
      <w:r w:rsidRPr="005954D6">
        <w:rPr>
          <w:b/>
          <w:lang w:val="sr-Cyrl-RS"/>
        </w:rPr>
        <w:t>Актери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Корисник</w:t>
      </w:r>
    </w:p>
    <w:p w14:paraId="28ACD28C" w14:textId="77777777" w:rsidR="00D46C1A" w:rsidRPr="005954D6" w:rsidRDefault="00D46C1A" w:rsidP="00D46C1A">
      <w:pPr>
        <w:pStyle w:val="ProList"/>
        <w:rPr>
          <w:lang w:val="sr-Cyrl-RS"/>
        </w:rPr>
      </w:pPr>
      <w:r w:rsidRPr="005954D6">
        <w:rPr>
          <w:b/>
          <w:lang w:val="sr-Cyrl-RS"/>
        </w:rPr>
        <w:t>Учесници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и </w:t>
      </w:r>
      <w:r w:rsidRPr="005954D6">
        <w:rPr>
          <w:b/>
          <w:lang w:val="sr-Cyrl-RS"/>
        </w:rPr>
        <w:t>корисник</w:t>
      </w:r>
    </w:p>
    <w:p w14:paraId="0915FAA9" w14:textId="1C76BF47" w:rsidR="00D46C1A" w:rsidRPr="005954D6" w:rsidRDefault="00D46C1A" w:rsidP="00D46C1A">
      <w:pPr>
        <w:pStyle w:val="ProList"/>
        <w:rPr>
          <w:b/>
          <w:lang w:val="sr-Cyrl-RS"/>
        </w:rPr>
      </w:pPr>
      <w:r w:rsidRPr="005954D6">
        <w:rPr>
          <w:b/>
          <w:lang w:val="sr-Cyrl-RS"/>
        </w:rPr>
        <w:t>Предуслов:</w:t>
      </w:r>
      <w:r w:rsidRPr="005954D6">
        <w:rPr>
          <w:lang w:val="sr-Cyrl-RS"/>
        </w:rPr>
        <w:tab/>
      </w:r>
      <w:r w:rsidR="009D5DD8" w:rsidRPr="005954D6">
        <w:rPr>
          <w:b/>
          <w:lang w:val="sr-Cyrl-RS"/>
        </w:rPr>
        <w:t>Корисник је отворио страницу за регистрацију</w:t>
      </w:r>
    </w:p>
    <w:p w14:paraId="2B3DE8E8" w14:textId="77777777" w:rsidR="00D97ABD" w:rsidRPr="005954D6" w:rsidRDefault="00D97ABD" w:rsidP="00D97ABD">
      <w:pPr>
        <w:rPr>
          <w:b/>
          <w:lang w:val="sr-Cyrl-RS"/>
        </w:rPr>
      </w:pPr>
      <w:r w:rsidRPr="005954D6">
        <w:rPr>
          <w:b/>
          <w:lang w:val="sr-Cyrl-RS"/>
        </w:rPr>
        <w:t>Основни сценарио СК:</w:t>
      </w:r>
    </w:p>
    <w:p w14:paraId="011CD903" w14:textId="36A15DE2" w:rsidR="00413AF3" w:rsidRPr="005954D6" w:rsidRDefault="00AE33E5" w:rsidP="00A60A85">
      <w:pPr>
        <w:pStyle w:val="a"/>
        <w:numPr>
          <w:ilvl w:val="0"/>
          <w:numId w:val="9"/>
        </w:numPr>
        <w:rPr>
          <w:lang w:val="sr-Cyrl-RS"/>
        </w:rPr>
      </w:pPr>
      <w:r w:rsidRPr="005954D6">
        <w:rPr>
          <w:b/>
          <w:lang w:val="sr-Cyrl-RS"/>
        </w:rPr>
        <w:t>Корисник</w:t>
      </w:r>
      <w:r w:rsidR="009D5DD8" w:rsidRPr="005954D6">
        <w:rPr>
          <w:b/>
          <w:lang w:val="sr-Cyrl-RS"/>
        </w:rPr>
        <w:t xml:space="preserve"> </w:t>
      </w:r>
      <w:r w:rsidR="00413AF3" w:rsidRPr="005954D6">
        <w:rPr>
          <w:lang w:val="sr-Cyrl-RS"/>
        </w:rPr>
        <w:t>уноси жељено корисничко име, шифру и евентуално друге податке. (АПСУО)</w:t>
      </w:r>
    </w:p>
    <w:p w14:paraId="4ABDFB91" w14:textId="77777777" w:rsidR="00716A86" w:rsidRPr="005954D6" w:rsidRDefault="00413AF3" w:rsidP="00A60A85">
      <w:pPr>
        <w:pStyle w:val="a"/>
        <w:numPr>
          <w:ilvl w:val="0"/>
          <w:numId w:val="9"/>
        </w:numPr>
        <w:rPr>
          <w:lang w:val="sr-Cyrl-RS"/>
        </w:rPr>
      </w:pPr>
      <w:r w:rsidRPr="005954D6">
        <w:rPr>
          <w:b/>
          <w:lang w:val="sr-Cyrl-RS"/>
        </w:rPr>
        <w:t xml:space="preserve">Корисник </w:t>
      </w:r>
      <w:r w:rsidRPr="005954D6">
        <w:rPr>
          <w:lang w:val="sr-Cyrl-RS"/>
        </w:rPr>
        <w:t xml:space="preserve">позива систем да направи нови кориснички налог. </w:t>
      </w:r>
      <w:r w:rsidR="001821CC" w:rsidRPr="005954D6">
        <w:rPr>
          <w:lang w:val="sr-Cyrl-RS"/>
        </w:rPr>
        <w:t>(АПСО)</w:t>
      </w:r>
    </w:p>
    <w:p w14:paraId="7568BB59" w14:textId="282DB18A" w:rsidR="00457AC9" w:rsidRPr="005954D6" w:rsidRDefault="00457AC9" w:rsidP="00AE33E5">
      <w:pPr>
        <w:pStyle w:val="a"/>
        <w:rPr>
          <w:lang w:val="sr-Cyrl-RS"/>
        </w:rPr>
      </w:pPr>
      <w:r w:rsidRPr="005954D6">
        <w:rPr>
          <w:b/>
          <w:lang w:val="sr-Cyrl-RS"/>
        </w:rPr>
        <w:t>Систем</w:t>
      </w:r>
      <w:r w:rsidR="009D5DD8" w:rsidRPr="005954D6">
        <w:rPr>
          <w:b/>
          <w:lang w:val="sr-Cyrl-RS"/>
        </w:rPr>
        <w:t xml:space="preserve"> чува податке о кориснику</w:t>
      </w:r>
      <w:r w:rsidR="00596256" w:rsidRPr="005954D6">
        <w:rPr>
          <w:lang w:val="sr-Cyrl-RS"/>
        </w:rPr>
        <w:t>, додељује почетне дозволе</w:t>
      </w:r>
      <w:r w:rsidRPr="005954D6">
        <w:rPr>
          <w:lang w:val="sr-Cyrl-RS"/>
        </w:rPr>
        <w:t xml:space="preserve"> и логује корисника</w:t>
      </w:r>
      <w:r w:rsidR="00413AF3" w:rsidRPr="005954D6">
        <w:rPr>
          <w:lang w:val="sr-Cyrl-RS"/>
        </w:rPr>
        <w:t xml:space="preserve"> у сесију.</w:t>
      </w:r>
      <w:r w:rsidR="001821CC" w:rsidRPr="005954D6">
        <w:rPr>
          <w:lang w:val="sr-Cyrl-RS"/>
        </w:rPr>
        <w:t xml:space="preserve"> (СО)</w:t>
      </w:r>
    </w:p>
    <w:p w14:paraId="4DE82A2F" w14:textId="2E8FBB57" w:rsidR="00457AC9" w:rsidRPr="005954D6" w:rsidRDefault="00413AF3" w:rsidP="00AE33E5">
      <w:pPr>
        <w:pStyle w:val="a"/>
        <w:rPr>
          <w:lang w:val="sr-Cyrl-RS"/>
        </w:rPr>
      </w:pPr>
      <w:r w:rsidRPr="005954D6">
        <w:rPr>
          <w:b/>
          <w:lang w:val="sr-Cyrl-RS"/>
        </w:rPr>
        <w:t>Систем</w:t>
      </w:r>
      <w:r w:rsidR="009D5DD8" w:rsidRPr="005954D6">
        <w:rPr>
          <w:b/>
          <w:lang w:val="sr-Cyrl-RS"/>
        </w:rPr>
        <w:t xml:space="preserve"> </w:t>
      </w:r>
      <w:r w:rsidRPr="005954D6">
        <w:rPr>
          <w:u w:val="single"/>
          <w:lang w:val="sr-Cyrl-RS"/>
        </w:rPr>
        <w:t>враћа</w:t>
      </w:r>
      <w:r w:rsidRPr="005954D6">
        <w:rPr>
          <w:lang w:val="sr-Cyrl-RS"/>
        </w:rPr>
        <w:t xml:space="preserve"> </w:t>
      </w:r>
      <w:r w:rsidR="009D5DD8" w:rsidRPr="005954D6">
        <w:rPr>
          <w:lang w:val="sr-Cyrl-RS"/>
        </w:rPr>
        <w:t>приказ листе свих форума</w:t>
      </w:r>
      <w:r w:rsidR="00596256" w:rsidRPr="005954D6">
        <w:rPr>
          <w:lang w:val="sr-Cyrl-RS"/>
        </w:rPr>
        <w:t>, са индикацијом да је корисник улогован.</w:t>
      </w:r>
      <w:r w:rsidR="001821CC" w:rsidRPr="005954D6">
        <w:rPr>
          <w:lang w:val="sr-Cyrl-RS"/>
        </w:rPr>
        <w:t xml:space="preserve"> (ИА)</w:t>
      </w:r>
    </w:p>
    <w:p w14:paraId="5EA739CB" w14:textId="77777777" w:rsidR="00D97ABD" w:rsidRPr="005954D6" w:rsidRDefault="00D97ABD" w:rsidP="00D97ABD">
      <w:pPr>
        <w:rPr>
          <w:b/>
          <w:lang w:val="sr-Cyrl-RS"/>
        </w:rPr>
      </w:pPr>
      <w:r w:rsidRPr="005954D6">
        <w:rPr>
          <w:b/>
          <w:lang w:val="sr-Cyrl-RS"/>
        </w:rPr>
        <w:t>Алтернативни сценарији:</w:t>
      </w:r>
    </w:p>
    <w:p w14:paraId="50611017" w14:textId="7D8B0D64" w:rsidR="00956E1C" w:rsidRPr="005954D6" w:rsidRDefault="009D5DD8" w:rsidP="00F16612">
      <w:pPr>
        <w:pStyle w:val="AltScen"/>
        <w:rPr>
          <w:lang w:val="sr-Cyrl-RS"/>
        </w:rPr>
      </w:pPr>
      <w:r w:rsidRPr="005954D6">
        <w:rPr>
          <w:lang w:val="sr-Cyrl-RS"/>
        </w:rPr>
        <w:t>4</w:t>
      </w:r>
      <w:r w:rsidR="00E77433" w:rsidRPr="005954D6">
        <w:rPr>
          <w:lang w:val="sr-Cyrl-RS"/>
        </w:rPr>
        <w:t>.1</w:t>
      </w:r>
      <w:r w:rsidR="00E77433" w:rsidRPr="005954D6">
        <w:rPr>
          <w:lang w:val="sr-Cyrl-RS"/>
        </w:rPr>
        <w:tab/>
        <w:t>Ако већ постој</w:t>
      </w:r>
      <w:r w:rsidR="00956E1C" w:rsidRPr="005954D6">
        <w:rPr>
          <w:lang w:val="sr-Cyrl-RS"/>
        </w:rPr>
        <w:t xml:space="preserve">и корисник са истим именом, или унето име или шифра не задовољавају постављена правила </w:t>
      </w:r>
      <w:r w:rsidR="00956E1C" w:rsidRPr="005954D6">
        <w:rPr>
          <w:b/>
          <w:lang w:val="sr-Cyrl-RS"/>
        </w:rPr>
        <w:t>систем</w:t>
      </w:r>
      <w:r w:rsidR="00956E1C" w:rsidRPr="005954D6">
        <w:rPr>
          <w:lang w:val="sr-Cyrl-RS"/>
        </w:rPr>
        <w:t xml:space="preserve"> ће о</w:t>
      </w:r>
      <w:r w:rsidR="00F16612" w:rsidRPr="005954D6">
        <w:rPr>
          <w:lang w:val="sr-Cyrl-RS"/>
        </w:rPr>
        <w:t>дбити да креира н</w:t>
      </w:r>
      <w:r w:rsidR="00164661" w:rsidRPr="005954D6">
        <w:rPr>
          <w:lang w:val="sr-Cyrl-RS"/>
        </w:rPr>
        <w:t>овог корисника и вратити почетни екран</w:t>
      </w:r>
      <w:r w:rsidR="00AD70D8" w:rsidRPr="005954D6">
        <w:rPr>
          <w:lang w:val="sr-Cyrl-RS"/>
        </w:rPr>
        <w:t>.</w:t>
      </w:r>
    </w:p>
    <w:p w14:paraId="36B3190C" w14:textId="77777777" w:rsidR="002E4B5D" w:rsidRPr="005954D6" w:rsidRDefault="002E4B5D" w:rsidP="002E4B5D">
      <w:pPr>
        <w:pStyle w:val="AltScen"/>
        <w:rPr>
          <w:lang w:val="sr-Cyrl-RS"/>
        </w:rPr>
      </w:pPr>
    </w:p>
    <w:p w14:paraId="0FD4C145" w14:textId="77777777" w:rsidR="00D46C1A" w:rsidRPr="005954D6" w:rsidRDefault="00D46C1A" w:rsidP="00D46C1A">
      <w:pPr>
        <w:pStyle w:val="2"/>
        <w:rPr>
          <w:lang w:val="sr-Cyrl-RS"/>
        </w:rPr>
      </w:pPr>
      <w:bookmarkStart w:id="33" w:name="_СК_8:_Логовање"/>
      <w:bookmarkStart w:id="34" w:name="_Toc456162695"/>
      <w:bookmarkEnd w:id="33"/>
      <w:r w:rsidRPr="005954D6">
        <w:rPr>
          <w:lang w:val="sr-Cyrl-RS"/>
        </w:rPr>
        <w:t>СК 8: Логовање корисника</w:t>
      </w:r>
      <w:bookmarkEnd w:id="34"/>
    </w:p>
    <w:p w14:paraId="70073AB9" w14:textId="77777777" w:rsidR="00D46C1A" w:rsidRPr="005954D6" w:rsidRDefault="00D46C1A" w:rsidP="00D46C1A">
      <w:pPr>
        <w:pStyle w:val="ProList"/>
        <w:rPr>
          <w:b/>
          <w:lang w:val="sr-Cyrl-RS"/>
        </w:rPr>
      </w:pPr>
      <w:r w:rsidRPr="005954D6">
        <w:rPr>
          <w:b/>
          <w:lang w:val="sr-Cyrl-RS"/>
        </w:rPr>
        <w:t>Назив СК:</w:t>
      </w:r>
      <w:r w:rsidRPr="005954D6">
        <w:rPr>
          <w:b/>
          <w:lang w:val="sr-Cyrl-RS"/>
        </w:rPr>
        <w:tab/>
      </w:r>
      <w:r w:rsidRPr="005954D6">
        <w:rPr>
          <w:lang w:val="sr-Cyrl-RS"/>
        </w:rPr>
        <w:t>Логовање корисника</w:t>
      </w:r>
    </w:p>
    <w:p w14:paraId="6064B00F" w14:textId="77777777" w:rsidR="00D46C1A" w:rsidRPr="005954D6" w:rsidRDefault="00D46C1A" w:rsidP="00D46C1A">
      <w:pPr>
        <w:pStyle w:val="ProList"/>
        <w:rPr>
          <w:lang w:val="sr-Cyrl-RS"/>
        </w:rPr>
      </w:pPr>
      <w:r w:rsidRPr="005954D6">
        <w:rPr>
          <w:b/>
          <w:lang w:val="sr-Cyrl-RS"/>
        </w:rPr>
        <w:t>Актери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Корисник</w:t>
      </w:r>
    </w:p>
    <w:p w14:paraId="11C31C2C" w14:textId="77777777" w:rsidR="00D46C1A" w:rsidRPr="005954D6" w:rsidRDefault="00D46C1A" w:rsidP="00D46C1A">
      <w:pPr>
        <w:pStyle w:val="ProList"/>
        <w:rPr>
          <w:lang w:val="sr-Cyrl-RS"/>
        </w:rPr>
      </w:pPr>
      <w:r w:rsidRPr="005954D6">
        <w:rPr>
          <w:b/>
          <w:lang w:val="sr-Cyrl-RS"/>
        </w:rPr>
        <w:t>Учесници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и </w:t>
      </w:r>
      <w:r w:rsidRPr="005954D6">
        <w:rPr>
          <w:b/>
          <w:lang w:val="sr-Cyrl-RS"/>
        </w:rPr>
        <w:t>корисник</w:t>
      </w:r>
    </w:p>
    <w:p w14:paraId="76EACCCB" w14:textId="7C87EB94" w:rsidR="00F84612" w:rsidRPr="005954D6" w:rsidRDefault="00D46C1A" w:rsidP="00F84612">
      <w:pPr>
        <w:pStyle w:val="ProList"/>
        <w:rPr>
          <w:lang w:val="sr-Cyrl-RS"/>
        </w:rPr>
      </w:pPr>
      <w:r w:rsidRPr="005954D6">
        <w:rPr>
          <w:b/>
          <w:lang w:val="sr-Cyrl-RS"/>
        </w:rPr>
        <w:t>Предуслов:</w:t>
      </w:r>
      <w:r w:rsidRPr="005954D6">
        <w:rPr>
          <w:lang w:val="sr-Cyrl-RS"/>
        </w:rPr>
        <w:tab/>
      </w:r>
      <w:r w:rsidR="00E366DB" w:rsidRPr="005954D6">
        <w:rPr>
          <w:b/>
          <w:lang w:val="sr-Cyrl-RS"/>
        </w:rPr>
        <w:t>Корисник</w:t>
      </w:r>
      <w:r w:rsidR="00E366DB" w:rsidRPr="005954D6">
        <w:rPr>
          <w:lang w:val="sr-Cyrl-RS"/>
        </w:rPr>
        <w:t xml:space="preserve"> </w:t>
      </w:r>
      <w:r w:rsidR="009D5DD8" w:rsidRPr="005954D6">
        <w:rPr>
          <w:lang w:val="sr-Cyrl-RS"/>
        </w:rPr>
        <w:t>je регистрован</w:t>
      </w:r>
      <w:r w:rsidR="00E366DB" w:rsidRPr="005954D6">
        <w:rPr>
          <w:lang w:val="sr-Cyrl-RS"/>
        </w:rPr>
        <w:t xml:space="preserve"> на форум</w:t>
      </w:r>
      <w:r w:rsidR="009D5DD8" w:rsidRPr="005954D6">
        <w:rPr>
          <w:lang w:val="sr-Cyrl-RS"/>
        </w:rPr>
        <w:t>у</w:t>
      </w:r>
      <w:r w:rsidR="00F84612" w:rsidRPr="005954D6">
        <w:rPr>
          <w:lang w:val="sr-Cyrl-RS"/>
        </w:rPr>
        <w:br/>
        <w:t>Отворена је форма за унос податак за логовање.</w:t>
      </w:r>
    </w:p>
    <w:p w14:paraId="3358B66C" w14:textId="77777777" w:rsidR="00D97ABD" w:rsidRPr="005954D6" w:rsidRDefault="00D97ABD" w:rsidP="00D97ABD">
      <w:pPr>
        <w:rPr>
          <w:b/>
          <w:lang w:val="sr-Cyrl-RS"/>
        </w:rPr>
      </w:pPr>
      <w:r w:rsidRPr="005954D6">
        <w:rPr>
          <w:b/>
          <w:lang w:val="sr-Cyrl-RS"/>
        </w:rPr>
        <w:t>Основни сценарио СК:</w:t>
      </w:r>
    </w:p>
    <w:p w14:paraId="6D5B2D24" w14:textId="0565863A" w:rsidR="00E366DB" w:rsidRPr="005954D6" w:rsidRDefault="00E366DB" w:rsidP="00A60A85">
      <w:pPr>
        <w:pStyle w:val="a"/>
        <w:numPr>
          <w:ilvl w:val="0"/>
          <w:numId w:val="10"/>
        </w:numPr>
        <w:rPr>
          <w:lang w:val="sr-Cyrl-RS"/>
        </w:rPr>
      </w:pPr>
      <w:r w:rsidRPr="005954D6">
        <w:rPr>
          <w:b/>
          <w:lang w:val="sr-Cyrl-RS"/>
        </w:rPr>
        <w:t>Корисник</w:t>
      </w:r>
      <w:r w:rsidR="009D5DD8" w:rsidRPr="005954D6">
        <w:rPr>
          <w:b/>
          <w:lang w:val="sr-Cyrl-RS"/>
        </w:rPr>
        <w:t xml:space="preserve"> </w:t>
      </w:r>
      <w:r w:rsidRPr="005954D6">
        <w:rPr>
          <w:u w:val="single"/>
          <w:lang w:val="sr-Cyrl-RS"/>
        </w:rPr>
        <w:t>уноси</w:t>
      </w:r>
      <w:r w:rsidRPr="005954D6">
        <w:rPr>
          <w:lang w:val="sr-Cyrl-RS"/>
        </w:rPr>
        <w:t xml:space="preserve"> своје корисничко име и шифру</w:t>
      </w:r>
      <w:r w:rsidR="00EC26E4" w:rsidRPr="005954D6">
        <w:rPr>
          <w:lang w:val="sr-Cyrl-RS"/>
        </w:rPr>
        <w:t>.</w:t>
      </w:r>
      <w:r w:rsidR="001821CC" w:rsidRPr="005954D6">
        <w:rPr>
          <w:lang w:val="sr-Cyrl-RS"/>
        </w:rPr>
        <w:t xml:space="preserve"> (АПУСО)</w:t>
      </w:r>
    </w:p>
    <w:p w14:paraId="5DDFAB19" w14:textId="4BECF94E" w:rsidR="00E366DB" w:rsidRPr="005954D6" w:rsidRDefault="00E366DB" w:rsidP="00CF4505">
      <w:pPr>
        <w:pStyle w:val="a"/>
        <w:rPr>
          <w:lang w:val="sr-Cyrl-RS"/>
        </w:rPr>
      </w:pPr>
      <w:r w:rsidRPr="005954D6">
        <w:rPr>
          <w:b/>
          <w:lang w:val="sr-Cyrl-RS"/>
        </w:rPr>
        <w:t>Корисник</w:t>
      </w:r>
      <w:r w:rsidR="00F84612" w:rsidRPr="005954D6">
        <w:rPr>
          <w:b/>
          <w:lang w:val="sr-Cyrl-RS"/>
        </w:rPr>
        <w:t xml:space="preserve"> </w:t>
      </w:r>
      <w:r w:rsidR="00413AF3" w:rsidRPr="005954D6">
        <w:rPr>
          <w:u w:val="single"/>
          <w:lang w:val="sr-Cyrl-RS"/>
        </w:rPr>
        <w:t>позива</w:t>
      </w:r>
      <w:r w:rsidR="00F84612" w:rsidRPr="005954D6">
        <w:rPr>
          <w:u w:val="single"/>
          <w:lang w:val="sr-Cyrl-RS"/>
        </w:rPr>
        <w:t xml:space="preserve"> </w:t>
      </w:r>
      <w:r w:rsidR="00413AF3" w:rsidRPr="005954D6">
        <w:rPr>
          <w:b/>
          <w:lang w:val="sr-Cyrl-RS"/>
        </w:rPr>
        <w:t>систем</w:t>
      </w:r>
      <w:r w:rsidR="00413AF3" w:rsidRPr="005954D6">
        <w:rPr>
          <w:lang w:val="sr-Cyrl-RS"/>
        </w:rPr>
        <w:t xml:space="preserve"> да га улогује у сесију.</w:t>
      </w:r>
      <w:r w:rsidR="001821CC" w:rsidRPr="005954D6">
        <w:rPr>
          <w:lang w:val="sr-Cyrl-RS"/>
        </w:rPr>
        <w:t xml:space="preserve"> (АПСО)</w:t>
      </w:r>
    </w:p>
    <w:p w14:paraId="68B3C302" w14:textId="4B22E863" w:rsidR="00E366DB" w:rsidRPr="005954D6" w:rsidRDefault="00E366DB" w:rsidP="00CF4505">
      <w:pPr>
        <w:pStyle w:val="a"/>
        <w:rPr>
          <w:lang w:val="sr-Cyrl-RS"/>
        </w:rPr>
      </w:pPr>
      <w:r w:rsidRPr="005954D6">
        <w:rPr>
          <w:b/>
          <w:lang w:val="sr-Cyrl-RS"/>
        </w:rPr>
        <w:t>Систем</w:t>
      </w:r>
      <w:r w:rsidR="00F84612" w:rsidRPr="005954D6">
        <w:rPr>
          <w:b/>
          <w:lang w:val="sr-Cyrl-RS"/>
        </w:rPr>
        <w:t xml:space="preserve"> </w:t>
      </w:r>
      <w:r w:rsidR="00EC26E4" w:rsidRPr="005954D6">
        <w:rPr>
          <w:u w:val="single"/>
          <w:lang w:val="sr-Cyrl-RS"/>
        </w:rPr>
        <w:t>снима</w:t>
      </w:r>
      <w:r w:rsidR="00EC26E4" w:rsidRPr="005954D6">
        <w:rPr>
          <w:lang w:val="sr-Cyrl-RS"/>
        </w:rPr>
        <w:t xml:space="preserve"> податке о кориснику у сесији и </w:t>
      </w:r>
      <w:r w:rsidR="00EC26E4" w:rsidRPr="005954D6">
        <w:rPr>
          <w:u w:val="single"/>
          <w:lang w:val="sr-Cyrl-RS"/>
        </w:rPr>
        <w:t>ажурира</w:t>
      </w:r>
      <w:r w:rsidR="00F84612" w:rsidRPr="005954D6">
        <w:rPr>
          <w:lang w:val="sr-Cyrl-RS"/>
        </w:rPr>
        <w:t xml:space="preserve"> бројаче</w:t>
      </w:r>
      <w:r w:rsidR="00EC26E4" w:rsidRPr="005954D6">
        <w:rPr>
          <w:lang w:val="sr-Cyrl-RS"/>
        </w:rPr>
        <w:t xml:space="preserve"> улогованих корисника.</w:t>
      </w:r>
      <w:r w:rsidR="001821CC" w:rsidRPr="005954D6">
        <w:rPr>
          <w:lang w:val="sr-Cyrl-RS"/>
        </w:rPr>
        <w:t xml:space="preserve"> (СО)</w:t>
      </w:r>
    </w:p>
    <w:p w14:paraId="534D1744" w14:textId="6BBC96B5" w:rsidR="00EC26E4" w:rsidRPr="005954D6" w:rsidRDefault="00135448" w:rsidP="00CF4505">
      <w:pPr>
        <w:pStyle w:val="a"/>
        <w:rPr>
          <w:lang w:val="sr-Cyrl-RS"/>
        </w:rPr>
      </w:pPr>
      <w:r w:rsidRPr="005954D6">
        <w:rPr>
          <w:b/>
          <w:lang w:val="sr-Cyrl-RS"/>
        </w:rPr>
        <w:t>Систем</w:t>
      </w:r>
      <w:r w:rsidR="00F84612" w:rsidRPr="005954D6">
        <w:rPr>
          <w:b/>
          <w:lang w:val="sr-Cyrl-RS"/>
        </w:rPr>
        <w:t xml:space="preserve"> </w:t>
      </w:r>
      <w:r w:rsidRPr="005954D6">
        <w:rPr>
          <w:u w:val="single"/>
          <w:lang w:val="sr-Cyrl-RS"/>
        </w:rPr>
        <w:t>враћа</w:t>
      </w:r>
      <w:r w:rsidRPr="005954D6">
        <w:rPr>
          <w:lang w:val="sr-Cyrl-RS"/>
        </w:rPr>
        <w:t xml:space="preserve"> ист</w:t>
      </w:r>
      <w:r w:rsidR="00F84612" w:rsidRPr="005954D6">
        <w:rPr>
          <w:lang w:val="sr-Cyrl-RS"/>
        </w:rPr>
        <w:t>и</w:t>
      </w:r>
      <w:r w:rsidRPr="005954D6">
        <w:rPr>
          <w:lang w:val="sr-Cyrl-RS"/>
        </w:rPr>
        <w:t xml:space="preserve"> </w:t>
      </w:r>
      <w:r w:rsidR="00F84612" w:rsidRPr="005954D6">
        <w:rPr>
          <w:lang w:val="sr-Cyrl-RS"/>
        </w:rPr>
        <w:t>приказ</w:t>
      </w:r>
      <w:r w:rsidRPr="005954D6">
        <w:rPr>
          <w:lang w:val="sr-Cyrl-RS"/>
        </w:rPr>
        <w:t xml:space="preserve"> кој</w:t>
      </w:r>
      <w:r w:rsidR="00F84612" w:rsidRPr="005954D6">
        <w:rPr>
          <w:lang w:val="sr-Cyrl-RS"/>
        </w:rPr>
        <w:t>и</w:t>
      </w:r>
      <w:r w:rsidRPr="005954D6">
        <w:rPr>
          <w:lang w:val="sr-Cyrl-RS"/>
        </w:rPr>
        <w:t xml:space="preserve"> је био</w:t>
      </w:r>
      <w:r w:rsidR="00F84612" w:rsidRPr="005954D6">
        <w:rPr>
          <w:lang w:val="sr-Cyrl-RS"/>
        </w:rPr>
        <w:t xml:space="preserve"> приказан пре форме за унос података за логовање</w:t>
      </w:r>
      <w:r w:rsidRPr="005954D6">
        <w:rPr>
          <w:lang w:val="sr-Cyrl-RS"/>
        </w:rPr>
        <w:t xml:space="preserve">, </w:t>
      </w:r>
      <w:r w:rsidR="00F84612" w:rsidRPr="005954D6">
        <w:rPr>
          <w:lang w:val="sr-Cyrl-RS"/>
        </w:rPr>
        <w:t>сада са индикацијом да је корисник улогован</w:t>
      </w:r>
      <w:r w:rsidR="00EC26E4" w:rsidRPr="005954D6">
        <w:rPr>
          <w:lang w:val="sr-Cyrl-RS"/>
        </w:rPr>
        <w:t>.</w:t>
      </w:r>
      <w:r w:rsidR="001821CC" w:rsidRPr="005954D6">
        <w:rPr>
          <w:lang w:val="sr-Cyrl-RS"/>
        </w:rPr>
        <w:t xml:space="preserve"> (ИА)</w:t>
      </w:r>
    </w:p>
    <w:p w14:paraId="4F8268FD" w14:textId="77777777" w:rsidR="00D97ABD" w:rsidRPr="005954D6" w:rsidRDefault="00D97ABD" w:rsidP="00D97ABD">
      <w:pPr>
        <w:rPr>
          <w:b/>
          <w:lang w:val="sr-Cyrl-RS"/>
        </w:rPr>
      </w:pPr>
      <w:r w:rsidRPr="005954D6">
        <w:rPr>
          <w:b/>
          <w:lang w:val="sr-Cyrl-RS"/>
        </w:rPr>
        <w:lastRenderedPageBreak/>
        <w:t>Алтернативни сценарији:</w:t>
      </w:r>
    </w:p>
    <w:p w14:paraId="59029138" w14:textId="10014FFB" w:rsidR="002E4B5D" w:rsidRPr="005954D6" w:rsidRDefault="00F84612" w:rsidP="002E4B5D">
      <w:pPr>
        <w:pStyle w:val="AltScen"/>
        <w:rPr>
          <w:lang w:val="sr-Cyrl-RS"/>
        </w:rPr>
      </w:pPr>
      <w:r w:rsidRPr="005954D6">
        <w:rPr>
          <w:lang w:val="sr-Cyrl-RS"/>
        </w:rPr>
        <w:t>4</w:t>
      </w:r>
      <w:r w:rsidR="00D95AE4" w:rsidRPr="005954D6">
        <w:rPr>
          <w:lang w:val="sr-Cyrl-RS"/>
        </w:rPr>
        <w:t>.1</w:t>
      </w:r>
      <w:r w:rsidR="00D95AE4" w:rsidRPr="005954D6">
        <w:rPr>
          <w:lang w:val="sr-Cyrl-RS"/>
        </w:rPr>
        <w:tab/>
        <w:t>Ако унето корисничко име не постоји, или унета шифра не одговара снимљеној шифри за то корисничко име, систем ће одбити да улогује корисника</w:t>
      </w:r>
      <w:r w:rsidR="00164661" w:rsidRPr="005954D6">
        <w:rPr>
          <w:lang w:val="sr-Cyrl-RS"/>
        </w:rPr>
        <w:t xml:space="preserve"> и вратити исти</w:t>
      </w:r>
      <w:r w:rsidR="00AD70D8" w:rsidRPr="005954D6">
        <w:rPr>
          <w:lang w:val="sr-Cyrl-RS"/>
        </w:rPr>
        <w:t xml:space="preserve"> </w:t>
      </w:r>
      <w:r w:rsidR="00164661" w:rsidRPr="005954D6">
        <w:rPr>
          <w:lang w:val="sr-Cyrl-RS"/>
        </w:rPr>
        <w:t>приказ на којем</w:t>
      </w:r>
      <w:r w:rsidRPr="005954D6">
        <w:rPr>
          <w:lang w:val="sr-Cyrl-RS"/>
        </w:rPr>
        <w:t xml:space="preserve"> је био корисник</w:t>
      </w:r>
      <w:r w:rsidR="00AD70D8" w:rsidRPr="005954D6">
        <w:rPr>
          <w:lang w:val="sr-Cyrl-RS"/>
        </w:rPr>
        <w:t>.</w:t>
      </w:r>
    </w:p>
    <w:p w14:paraId="5289ECFB" w14:textId="77777777" w:rsidR="00D97ABD" w:rsidRPr="005954D6" w:rsidRDefault="00D97ABD" w:rsidP="00D46C1A">
      <w:pPr>
        <w:pStyle w:val="ProList"/>
        <w:rPr>
          <w:lang w:val="sr-Cyrl-RS"/>
        </w:rPr>
      </w:pPr>
    </w:p>
    <w:p w14:paraId="105538A5" w14:textId="77777777" w:rsidR="00D46C1A" w:rsidRPr="005954D6" w:rsidRDefault="00D46C1A" w:rsidP="00D46C1A">
      <w:pPr>
        <w:pStyle w:val="2"/>
        <w:rPr>
          <w:lang w:val="sr-Cyrl-RS"/>
        </w:rPr>
      </w:pPr>
      <w:bookmarkStart w:id="35" w:name="_СК_9:_Закључавање"/>
      <w:bookmarkStart w:id="36" w:name="_Toc456162696"/>
      <w:bookmarkEnd w:id="35"/>
      <w:r w:rsidRPr="005954D6">
        <w:rPr>
          <w:lang w:val="sr-Cyrl-RS"/>
        </w:rPr>
        <w:t>СК 9: Закључавање и откључавање теме</w:t>
      </w:r>
      <w:bookmarkEnd w:id="36"/>
    </w:p>
    <w:p w14:paraId="306AD527" w14:textId="77777777" w:rsidR="00D46C1A" w:rsidRPr="005954D6" w:rsidRDefault="00D46C1A" w:rsidP="00D46C1A">
      <w:pPr>
        <w:pStyle w:val="ProList"/>
        <w:rPr>
          <w:b/>
          <w:lang w:val="sr-Cyrl-RS"/>
        </w:rPr>
      </w:pPr>
      <w:r w:rsidRPr="005954D6">
        <w:rPr>
          <w:b/>
          <w:lang w:val="sr-Cyrl-RS"/>
        </w:rPr>
        <w:t>Назив СК:</w:t>
      </w:r>
      <w:r w:rsidRPr="005954D6">
        <w:rPr>
          <w:b/>
          <w:lang w:val="sr-Cyrl-RS"/>
        </w:rPr>
        <w:tab/>
      </w:r>
      <w:r w:rsidRPr="005954D6">
        <w:rPr>
          <w:lang w:val="sr-Cyrl-RS"/>
        </w:rPr>
        <w:t>Закључавање и откључавање теме</w:t>
      </w:r>
    </w:p>
    <w:p w14:paraId="0D801063" w14:textId="77777777" w:rsidR="00D46C1A" w:rsidRPr="005954D6" w:rsidRDefault="00D46C1A" w:rsidP="00D46C1A">
      <w:pPr>
        <w:pStyle w:val="ProList"/>
        <w:rPr>
          <w:lang w:val="sr-Cyrl-RS"/>
        </w:rPr>
      </w:pPr>
      <w:r w:rsidRPr="005954D6">
        <w:rPr>
          <w:b/>
          <w:lang w:val="sr-Cyrl-RS"/>
        </w:rPr>
        <w:t>Актери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Корисник</w:t>
      </w:r>
    </w:p>
    <w:p w14:paraId="050169EE" w14:textId="77777777" w:rsidR="00D46C1A" w:rsidRPr="005954D6" w:rsidRDefault="00D46C1A" w:rsidP="00D46C1A">
      <w:pPr>
        <w:pStyle w:val="ProList"/>
        <w:rPr>
          <w:lang w:val="sr-Cyrl-RS"/>
        </w:rPr>
      </w:pPr>
      <w:r w:rsidRPr="005954D6">
        <w:rPr>
          <w:b/>
          <w:lang w:val="sr-Cyrl-RS"/>
        </w:rPr>
        <w:t>Учесници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и </w:t>
      </w:r>
      <w:r w:rsidRPr="005954D6">
        <w:rPr>
          <w:b/>
          <w:lang w:val="sr-Cyrl-RS"/>
        </w:rPr>
        <w:t>корисник</w:t>
      </w:r>
    </w:p>
    <w:p w14:paraId="22497946" w14:textId="0206077C" w:rsidR="00EC26E4" w:rsidRPr="005954D6" w:rsidRDefault="00D46C1A" w:rsidP="00EC26E4">
      <w:pPr>
        <w:pStyle w:val="ProList"/>
        <w:rPr>
          <w:lang w:val="sr-Cyrl-RS"/>
        </w:rPr>
      </w:pPr>
      <w:r w:rsidRPr="005954D6">
        <w:rPr>
          <w:b/>
          <w:lang w:val="sr-Cyrl-RS"/>
        </w:rPr>
        <w:t>Предуслов: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Корисник</w:t>
      </w:r>
      <w:r w:rsidR="00DC3347" w:rsidRPr="005954D6">
        <w:rPr>
          <w:lang w:val="sr-Cyrl-RS"/>
        </w:rPr>
        <w:t xml:space="preserve"> се улоговао у сајт и има дозволу за закључавање и откључавање тема</w:t>
      </w:r>
      <w:r w:rsidR="00135448" w:rsidRPr="005954D6">
        <w:rPr>
          <w:lang w:val="sr-Cyrl-RS"/>
        </w:rPr>
        <w:br/>
      </w:r>
      <w:r w:rsidR="00F84612" w:rsidRPr="005954D6">
        <w:rPr>
          <w:b/>
          <w:lang w:val="sr-Cyrl-RS"/>
        </w:rPr>
        <w:t>Учитана је листа тема жељеног форума.</w:t>
      </w:r>
    </w:p>
    <w:p w14:paraId="77BE338A" w14:textId="77777777" w:rsidR="00D97ABD" w:rsidRPr="005954D6" w:rsidRDefault="00D97ABD" w:rsidP="00D97ABD">
      <w:pPr>
        <w:rPr>
          <w:b/>
          <w:lang w:val="sr-Cyrl-RS"/>
        </w:rPr>
      </w:pPr>
      <w:r w:rsidRPr="005954D6">
        <w:rPr>
          <w:b/>
          <w:lang w:val="sr-Cyrl-RS"/>
        </w:rPr>
        <w:t>Основни сценарио СК:</w:t>
      </w:r>
    </w:p>
    <w:p w14:paraId="56CC2F6A" w14:textId="3C59D40C" w:rsidR="00EC26E4" w:rsidRPr="005954D6" w:rsidRDefault="00EC26E4" w:rsidP="00A60A85">
      <w:pPr>
        <w:pStyle w:val="a"/>
        <w:numPr>
          <w:ilvl w:val="0"/>
          <w:numId w:val="11"/>
        </w:numPr>
        <w:rPr>
          <w:lang w:val="sr-Cyrl-RS"/>
        </w:rPr>
      </w:pPr>
      <w:r w:rsidRPr="005954D6">
        <w:rPr>
          <w:b/>
          <w:lang w:val="sr-Cyrl-RS"/>
        </w:rPr>
        <w:t>Корисник</w:t>
      </w:r>
      <w:r w:rsidR="00F84612" w:rsidRPr="005954D6">
        <w:rPr>
          <w:b/>
          <w:lang w:val="sr-Cyrl-RS"/>
        </w:rPr>
        <w:t xml:space="preserve"> </w:t>
      </w:r>
      <w:r w:rsidR="00135448" w:rsidRPr="005954D6">
        <w:rPr>
          <w:u w:val="single"/>
          <w:lang w:val="sr-Cyrl-RS"/>
        </w:rPr>
        <w:t>бира</w:t>
      </w:r>
      <w:r w:rsidR="00135448" w:rsidRPr="005954D6">
        <w:rPr>
          <w:lang w:val="sr-Cyrl-RS"/>
        </w:rPr>
        <w:t xml:space="preserve"> тему коју жели да закључа (откључа)</w:t>
      </w:r>
      <w:r w:rsidRPr="005954D6">
        <w:rPr>
          <w:lang w:val="sr-Cyrl-RS"/>
        </w:rPr>
        <w:t>.</w:t>
      </w:r>
      <w:r w:rsidR="001821CC" w:rsidRPr="005954D6">
        <w:rPr>
          <w:lang w:val="sr-Cyrl-RS"/>
        </w:rPr>
        <w:t xml:space="preserve"> (АП</w:t>
      </w:r>
      <w:r w:rsidR="00796650" w:rsidRPr="005954D6">
        <w:rPr>
          <w:lang w:val="sr-Cyrl-RS"/>
        </w:rPr>
        <w:t>У</w:t>
      </w:r>
      <w:r w:rsidR="001821CC" w:rsidRPr="005954D6">
        <w:rPr>
          <w:lang w:val="sr-Cyrl-RS"/>
        </w:rPr>
        <w:t>СО)</w:t>
      </w:r>
    </w:p>
    <w:p w14:paraId="7243E021" w14:textId="7C6C8B52" w:rsidR="00D97ABD" w:rsidRPr="005954D6" w:rsidRDefault="00024FC5" w:rsidP="00D97ABD">
      <w:pPr>
        <w:pStyle w:val="a"/>
        <w:rPr>
          <w:lang w:val="sr-Cyrl-RS"/>
        </w:rPr>
      </w:pPr>
      <w:r w:rsidRPr="005954D6">
        <w:rPr>
          <w:b/>
          <w:lang w:val="sr-Cyrl-RS"/>
        </w:rPr>
        <w:t>Корисник</w:t>
      </w:r>
      <w:r w:rsidR="00F84612" w:rsidRPr="005954D6">
        <w:rPr>
          <w:b/>
          <w:lang w:val="sr-Cyrl-RS"/>
        </w:rPr>
        <w:t xml:space="preserve"> </w:t>
      </w:r>
      <w:r w:rsidR="00796650" w:rsidRPr="005954D6">
        <w:rPr>
          <w:u w:val="single"/>
          <w:lang w:val="sr-Cyrl-RS"/>
        </w:rPr>
        <w:t>позива</w:t>
      </w:r>
      <w:r w:rsidR="00F84612" w:rsidRPr="005954D6">
        <w:rPr>
          <w:u w:val="single"/>
          <w:lang w:val="sr-Cyrl-RS"/>
        </w:rPr>
        <w:t xml:space="preserve"> </w:t>
      </w:r>
      <w:r w:rsidR="00796650" w:rsidRPr="005954D6">
        <w:rPr>
          <w:b/>
          <w:lang w:val="sr-Cyrl-RS"/>
        </w:rPr>
        <w:t>систем</w:t>
      </w:r>
      <w:r w:rsidR="00796650" w:rsidRPr="005954D6">
        <w:rPr>
          <w:lang w:val="sr-Cyrl-RS"/>
        </w:rPr>
        <w:t xml:space="preserve"> да закључа (откључа) жељену тему</w:t>
      </w:r>
      <w:r w:rsidR="00923B64" w:rsidRPr="005954D6">
        <w:rPr>
          <w:lang w:val="sr-Cyrl-RS"/>
        </w:rPr>
        <w:t>.</w:t>
      </w:r>
      <w:r w:rsidR="001821CC" w:rsidRPr="005954D6">
        <w:rPr>
          <w:lang w:val="sr-Cyrl-RS"/>
        </w:rPr>
        <w:t xml:space="preserve"> (АПСО)</w:t>
      </w:r>
    </w:p>
    <w:p w14:paraId="30FA3E09" w14:textId="6B29B6EE" w:rsidR="00923B64" w:rsidRPr="005954D6" w:rsidRDefault="00923B64" w:rsidP="00D97ABD">
      <w:pPr>
        <w:pStyle w:val="a"/>
        <w:rPr>
          <w:lang w:val="sr-Cyrl-RS"/>
        </w:rPr>
      </w:pPr>
      <w:r w:rsidRPr="005954D6">
        <w:rPr>
          <w:b/>
          <w:lang w:val="sr-Cyrl-RS"/>
        </w:rPr>
        <w:t>Систем</w:t>
      </w:r>
      <w:r w:rsidR="00F84612" w:rsidRPr="005954D6">
        <w:rPr>
          <w:b/>
          <w:lang w:val="sr-Cyrl-RS"/>
        </w:rPr>
        <w:t xml:space="preserve"> </w:t>
      </w:r>
      <w:r w:rsidRPr="005954D6">
        <w:rPr>
          <w:u w:val="single"/>
          <w:lang w:val="sr-Cyrl-RS"/>
        </w:rPr>
        <w:t>означава</w:t>
      </w:r>
      <w:r w:rsidRPr="005954D6">
        <w:rPr>
          <w:lang w:val="sr-Cyrl-RS"/>
        </w:rPr>
        <w:t xml:space="preserve"> ту тему као закључану (откључану).</w:t>
      </w:r>
      <w:r w:rsidR="001821CC" w:rsidRPr="005954D6">
        <w:rPr>
          <w:lang w:val="sr-Cyrl-RS"/>
        </w:rPr>
        <w:t xml:space="preserve"> (СО)</w:t>
      </w:r>
    </w:p>
    <w:p w14:paraId="0B2AB66A" w14:textId="562A9007" w:rsidR="00923B64" w:rsidRPr="005954D6" w:rsidRDefault="00796650" w:rsidP="00D97ABD">
      <w:pPr>
        <w:pStyle w:val="a"/>
        <w:rPr>
          <w:lang w:val="sr-Cyrl-RS"/>
        </w:rPr>
      </w:pPr>
      <w:r w:rsidRPr="005954D6">
        <w:rPr>
          <w:b/>
          <w:lang w:val="sr-Cyrl-RS"/>
        </w:rPr>
        <w:t>Систем</w:t>
      </w:r>
      <w:r w:rsidR="00F84612" w:rsidRPr="005954D6">
        <w:rPr>
          <w:b/>
          <w:lang w:val="sr-Cyrl-RS"/>
        </w:rPr>
        <w:t xml:space="preserve"> </w:t>
      </w:r>
      <w:r w:rsidRPr="005954D6">
        <w:rPr>
          <w:u w:val="single"/>
          <w:lang w:val="sr-Cyrl-RS"/>
        </w:rPr>
        <w:t>враћа</w:t>
      </w:r>
      <w:r w:rsidRPr="005954D6">
        <w:rPr>
          <w:lang w:val="sr-Cyrl-RS"/>
        </w:rPr>
        <w:t xml:space="preserve"> </w:t>
      </w:r>
      <w:r w:rsidR="00CF2BFB" w:rsidRPr="005954D6">
        <w:rPr>
          <w:lang w:val="sr-Cyrl-RS"/>
        </w:rPr>
        <w:t>тему</w:t>
      </w:r>
      <w:r w:rsidR="00F84612" w:rsidRPr="005954D6">
        <w:rPr>
          <w:lang w:val="sr-Cyrl-RS"/>
        </w:rPr>
        <w:t xml:space="preserve"> </w:t>
      </w:r>
      <w:r w:rsidR="00923B64" w:rsidRPr="005954D6">
        <w:rPr>
          <w:lang w:val="sr-Cyrl-RS"/>
        </w:rPr>
        <w:t>са одговарајућим визуелним кар</w:t>
      </w:r>
      <w:r w:rsidR="00F84612" w:rsidRPr="005954D6">
        <w:rPr>
          <w:lang w:val="sr-Cyrl-RS"/>
        </w:rPr>
        <w:t>актеристикама (само ако је закључана)</w:t>
      </w:r>
      <w:r w:rsidR="00923B64" w:rsidRPr="005954D6">
        <w:rPr>
          <w:lang w:val="sr-Cyrl-RS"/>
        </w:rPr>
        <w:t>.</w:t>
      </w:r>
      <w:r w:rsidR="001821CC" w:rsidRPr="005954D6">
        <w:rPr>
          <w:lang w:val="sr-Cyrl-RS"/>
        </w:rPr>
        <w:t xml:space="preserve"> (ИА)</w:t>
      </w:r>
    </w:p>
    <w:p w14:paraId="0E1C1FB2" w14:textId="77777777" w:rsidR="00D80BF6" w:rsidRPr="005954D6" w:rsidRDefault="00D80BF6" w:rsidP="00D46C1A">
      <w:pPr>
        <w:pStyle w:val="ProList"/>
        <w:rPr>
          <w:lang w:val="sr-Cyrl-RS"/>
        </w:rPr>
      </w:pPr>
    </w:p>
    <w:p w14:paraId="67F89E7E" w14:textId="77777777" w:rsidR="00D46C1A" w:rsidRPr="005954D6" w:rsidRDefault="00D46C1A" w:rsidP="00D46C1A">
      <w:pPr>
        <w:pStyle w:val="2"/>
        <w:rPr>
          <w:lang w:val="sr-Cyrl-RS"/>
        </w:rPr>
      </w:pPr>
      <w:bookmarkStart w:id="37" w:name="_СК_10:_Креирање"/>
      <w:bookmarkStart w:id="38" w:name="_Toc456162697"/>
      <w:bookmarkEnd w:id="37"/>
      <w:r w:rsidRPr="005954D6">
        <w:rPr>
          <w:lang w:val="sr-Cyrl-RS"/>
        </w:rPr>
        <w:t>СК 1</w:t>
      </w:r>
      <w:r w:rsidR="00F6659D" w:rsidRPr="005954D6">
        <w:rPr>
          <w:lang w:val="sr-Cyrl-RS"/>
        </w:rPr>
        <w:t>0</w:t>
      </w:r>
      <w:r w:rsidRPr="005954D6">
        <w:rPr>
          <w:lang w:val="sr-Cyrl-RS"/>
        </w:rPr>
        <w:t>: Креирање новог форума</w:t>
      </w:r>
      <w:bookmarkEnd w:id="38"/>
    </w:p>
    <w:p w14:paraId="47E535C5" w14:textId="77777777" w:rsidR="00D46C1A" w:rsidRPr="005954D6" w:rsidRDefault="00D46C1A" w:rsidP="00D46C1A">
      <w:pPr>
        <w:pStyle w:val="ProList"/>
        <w:rPr>
          <w:b/>
          <w:lang w:val="sr-Cyrl-RS"/>
        </w:rPr>
      </w:pPr>
      <w:r w:rsidRPr="005954D6">
        <w:rPr>
          <w:b/>
          <w:lang w:val="sr-Cyrl-RS"/>
        </w:rPr>
        <w:t>Назив СК:</w:t>
      </w:r>
      <w:r w:rsidRPr="005954D6">
        <w:rPr>
          <w:b/>
          <w:lang w:val="sr-Cyrl-RS"/>
        </w:rPr>
        <w:tab/>
      </w:r>
      <w:r w:rsidRPr="005954D6">
        <w:rPr>
          <w:lang w:val="sr-Cyrl-RS"/>
        </w:rPr>
        <w:t>Креирање новог форума</w:t>
      </w:r>
    </w:p>
    <w:p w14:paraId="3F4C92EB" w14:textId="77777777" w:rsidR="00D46C1A" w:rsidRPr="005954D6" w:rsidRDefault="00D46C1A" w:rsidP="00D46C1A">
      <w:pPr>
        <w:pStyle w:val="ProList"/>
        <w:rPr>
          <w:lang w:val="sr-Cyrl-RS"/>
        </w:rPr>
      </w:pPr>
      <w:r w:rsidRPr="005954D6">
        <w:rPr>
          <w:b/>
          <w:lang w:val="sr-Cyrl-RS"/>
        </w:rPr>
        <w:t>Актери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Корисник</w:t>
      </w:r>
    </w:p>
    <w:p w14:paraId="77AD1EBB" w14:textId="77777777" w:rsidR="00D46C1A" w:rsidRPr="005954D6" w:rsidRDefault="00D46C1A" w:rsidP="00D46C1A">
      <w:pPr>
        <w:pStyle w:val="ProList"/>
        <w:rPr>
          <w:lang w:val="sr-Cyrl-RS"/>
        </w:rPr>
      </w:pPr>
      <w:r w:rsidRPr="005954D6">
        <w:rPr>
          <w:b/>
          <w:lang w:val="sr-Cyrl-RS"/>
        </w:rPr>
        <w:t>Учесници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и </w:t>
      </w:r>
      <w:r w:rsidRPr="005954D6">
        <w:rPr>
          <w:b/>
          <w:lang w:val="sr-Cyrl-RS"/>
        </w:rPr>
        <w:t>корисник</w:t>
      </w:r>
    </w:p>
    <w:p w14:paraId="52A49BDE" w14:textId="081D97CB" w:rsidR="00F84612" w:rsidRPr="005954D6" w:rsidRDefault="00D46C1A" w:rsidP="00F84612">
      <w:pPr>
        <w:pStyle w:val="ProList"/>
        <w:rPr>
          <w:lang w:val="sr-Cyrl-RS"/>
        </w:rPr>
      </w:pPr>
      <w:r w:rsidRPr="005954D6">
        <w:rPr>
          <w:b/>
          <w:lang w:val="sr-Cyrl-RS"/>
        </w:rPr>
        <w:t>Предуслов: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Корисник</w:t>
      </w:r>
      <w:r w:rsidRPr="005954D6">
        <w:rPr>
          <w:lang w:val="sr-Cyrl-RS"/>
        </w:rPr>
        <w:t xml:space="preserve"> се </w:t>
      </w:r>
      <w:r w:rsidR="00DC3347" w:rsidRPr="005954D6">
        <w:rPr>
          <w:lang w:val="sr-Cyrl-RS"/>
        </w:rPr>
        <w:t xml:space="preserve">улоговао </w:t>
      </w:r>
      <w:r w:rsidRPr="005954D6">
        <w:rPr>
          <w:lang w:val="sr-Cyrl-RS"/>
        </w:rPr>
        <w:t>у сајт</w:t>
      </w:r>
      <w:r w:rsidR="00DC3347" w:rsidRPr="005954D6">
        <w:rPr>
          <w:lang w:val="sr-Cyrl-RS"/>
        </w:rPr>
        <w:t xml:space="preserve"> и има дозволу за креирање форума</w:t>
      </w:r>
      <w:r w:rsidR="00F84612" w:rsidRPr="005954D6">
        <w:rPr>
          <w:lang w:val="sr-Cyrl-RS"/>
        </w:rPr>
        <w:br/>
        <w:t>Учитана је листа форума и група</w:t>
      </w:r>
    </w:p>
    <w:p w14:paraId="340D3936" w14:textId="77777777" w:rsidR="00D97ABD" w:rsidRPr="005954D6" w:rsidRDefault="00D97ABD" w:rsidP="00D97ABD">
      <w:pPr>
        <w:rPr>
          <w:b/>
          <w:lang w:val="sr-Cyrl-RS"/>
        </w:rPr>
      </w:pPr>
      <w:r w:rsidRPr="005954D6">
        <w:rPr>
          <w:b/>
          <w:lang w:val="sr-Cyrl-RS"/>
        </w:rPr>
        <w:t>Основни сценарио СК:</w:t>
      </w:r>
    </w:p>
    <w:p w14:paraId="7A588D0D" w14:textId="3FC32956" w:rsidR="001821CC" w:rsidRPr="005954D6" w:rsidRDefault="00F6659D" w:rsidP="00A60A85">
      <w:pPr>
        <w:pStyle w:val="a"/>
        <w:numPr>
          <w:ilvl w:val="0"/>
          <w:numId w:val="13"/>
        </w:numPr>
        <w:rPr>
          <w:lang w:val="sr-Cyrl-RS"/>
        </w:rPr>
      </w:pPr>
      <w:r w:rsidRPr="005954D6">
        <w:rPr>
          <w:b/>
          <w:lang w:val="sr-Cyrl-RS"/>
        </w:rPr>
        <w:t>Корисник</w:t>
      </w:r>
      <w:r w:rsidR="00F84612" w:rsidRPr="005954D6">
        <w:rPr>
          <w:b/>
          <w:lang w:val="sr-Cyrl-RS"/>
        </w:rPr>
        <w:t xml:space="preserve"> </w:t>
      </w:r>
      <w:r w:rsidR="00D55122" w:rsidRPr="005954D6">
        <w:rPr>
          <w:u w:val="single"/>
          <w:lang w:val="sr-Cyrl-RS"/>
        </w:rPr>
        <w:t>бира</w:t>
      </w:r>
      <w:r w:rsidR="00D55122" w:rsidRPr="005954D6">
        <w:rPr>
          <w:lang w:val="sr-Cyrl-RS"/>
        </w:rPr>
        <w:t xml:space="preserve"> групу у којој жели да креира форум, и </w:t>
      </w:r>
      <w:r w:rsidR="00D55122" w:rsidRPr="005954D6">
        <w:rPr>
          <w:u w:val="single"/>
          <w:lang w:val="sr-Cyrl-RS"/>
        </w:rPr>
        <w:t>уноси</w:t>
      </w:r>
      <w:r w:rsidR="00D55122" w:rsidRPr="005954D6">
        <w:rPr>
          <w:lang w:val="sr-Cyrl-RS"/>
        </w:rPr>
        <w:t xml:space="preserve"> име форума</w:t>
      </w:r>
      <w:r w:rsidR="001821CC" w:rsidRPr="005954D6">
        <w:rPr>
          <w:lang w:val="sr-Cyrl-RS"/>
        </w:rPr>
        <w:t>. (АПУСО)</w:t>
      </w:r>
    </w:p>
    <w:p w14:paraId="32283405" w14:textId="7F1AE947" w:rsidR="00E9282E" w:rsidRPr="005954D6" w:rsidRDefault="001821CC" w:rsidP="00A60A85">
      <w:pPr>
        <w:pStyle w:val="a"/>
        <w:numPr>
          <w:ilvl w:val="0"/>
          <w:numId w:val="8"/>
        </w:numPr>
        <w:rPr>
          <w:lang w:val="sr-Cyrl-RS"/>
        </w:rPr>
      </w:pPr>
      <w:r w:rsidRPr="005954D6">
        <w:rPr>
          <w:b/>
          <w:lang w:val="sr-Cyrl-RS"/>
        </w:rPr>
        <w:t>Корисник</w:t>
      </w:r>
      <w:r w:rsidR="00F84612" w:rsidRPr="005954D6">
        <w:rPr>
          <w:b/>
          <w:lang w:val="sr-Cyrl-RS"/>
        </w:rPr>
        <w:t xml:space="preserve"> </w:t>
      </w:r>
      <w:r w:rsidR="00D55122" w:rsidRPr="005954D6">
        <w:rPr>
          <w:u w:val="single"/>
          <w:lang w:val="sr-Cyrl-RS"/>
        </w:rPr>
        <w:t>позива</w:t>
      </w:r>
      <w:r w:rsidR="00F84612" w:rsidRPr="005954D6">
        <w:rPr>
          <w:u w:val="single"/>
          <w:lang w:val="sr-Cyrl-RS"/>
        </w:rPr>
        <w:t xml:space="preserve"> </w:t>
      </w:r>
      <w:r w:rsidR="00D55122" w:rsidRPr="005954D6">
        <w:rPr>
          <w:b/>
          <w:lang w:val="sr-Cyrl-RS"/>
        </w:rPr>
        <w:t>систем</w:t>
      </w:r>
      <w:r w:rsidR="00D55122" w:rsidRPr="005954D6">
        <w:rPr>
          <w:lang w:val="sr-Cyrl-RS"/>
        </w:rPr>
        <w:t xml:space="preserve"> да </w:t>
      </w:r>
      <w:r w:rsidR="00E9282E" w:rsidRPr="005954D6">
        <w:rPr>
          <w:lang w:val="sr-Cyrl-RS"/>
        </w:rPr>
        <w:t>креира</w:t>
      </w:r>
      <w:r w:rsidR="00D55122" w:rsidRPr="005954D6">
        <w:rPr>
          <w:lang w:val="sr-Cyrl-RS"/>
        </w:rPr>
        <w:t xml:space="preserve"> форум са унетим именом</w:t>
      </w:r>
      <w:r w:rsidRPr="005954D6">
        <w:rPr>
          <w:lang w:val="sr-Cyrl-RS"/>
        </w:rPr>
        <w:t>. (АПСО)</w:t>
      </w:r>
    </w:p>
    <w:p w14:paraId="4B6066E0" w14:textId="46744E8A" w:rsidR="00E9282E" w:rsidRPr="005954D6" w:rsidRDefault="00E9282E" w:rsidP="00A60A85">
      <w:pPr>
        <w:pStyle w:val="a"/>
        <w:numPr>
          <w:ilvl w:val="0"/>
          <w:numId w:val="8"/>
        </w:numPr>
        <w:rPr>
          <w:lang w:val="sr-Cyrl-RS"/>
        </w:rPr>
      </w:pPr>
      <w:r w:rsidRPr="005954D6">
        <w:rPr>
          <w:b/>
          <w:lang w:val="sr-Cyrl-RS"/>
        </w:rPr>
        <w:t>Систем</w:t>
      </w:r>
      <w:r w:rsidR="00F84612" w:rsidRPr="005954D6">
        <w:rPr>
          <w:b/>
          <w:lang w:val="sr-Cyrl-RS"/>
        </w:rPr>
        <w:t xml:space="preserve"> </w:t>
      </w:r>
      <w:r w:rsidRPr="005954D6">
        <w:rPr>
          <w:u w:val="single"/>
          <w:lang w:val="sr-Cyrl-RS"/>
        </w:rPr>
        <w:t>креира</w:t>
      </w:r>
      <w:r w:rsidRPr="005954D6">
        <w:rPr>
          <w:lang w:val="sr-Cyrl-RS"/>
        </w:rPr>
        <w:t xml:space="preserve"> нови форум</w:t>
      </w:r>
      <w:r w:rsidR="00D55122" w:rsidRPr="005954D6">
        <w:rPr>
          <w:lang w:val="sr-Cyrl-RS"/>
        </w:rPr>
        <w:t xml:space="preserve"> са унетим именом</w:t>
      </w:r>
      <w:r w:rsidRPr="005954D6">
        <w:rPr>
          <w:lang w:val="sr-Cyrl-RS"/>
        </w:rPr>
        <w:t xml:space="preserve"> и додељује му изабрану групу као родитеља.</w:t>
      </w:r>
      <w:r w:rsidR="001821CC" w:rsidRPr="005954D6">
        <w:rPr>
          <w:lang w:val="sr-Cyrl-RS"/>
        </w:rPr>
        <w:t xml:space="preserve"> (СО)</w:t>
      </w:r>
    </w:p>
    <w:p w14:paraId="4C578F05" w14:textId="3F58622B" w:rsidR="00E9282E" w:rsidRPr="005954D6" w:rsidRDefault="00D55122" w:rsidP="00A60A85">
      <w:pPr>
        <w:pStyle w:val="a"/>
        <w:numPr>
          <w:ilvl w:val="0"/>
          <w:numId w:val="8"/>
        </w:numPr>
        <w:rPr>
          <w:lang w:val="sr-Cyrl-RS"/>
        </w:rPr>
      </w:pPr>
      <w:r w:rsidRPr="005954D6">
        <w:rPr>
          <w:b/>
          <w:lang w:val="sr-Cyrl-RS"/>
        </w:rPr>
        <w:t>Систем</w:t>
      </w:r>
      <w:r w:rsidR="00F84612" w:rsidRPr="005954D6">
        <w:rPr>
          <w:b/>
          <w:lang w:val="sr-Cyrl-RS"/>
        </w:rPr>
        <w:t xml:space="preserve"> </w:t>
      </w:r>
      <w:r w:rsidRPr="005954D6">
        <w:rPr>
          <w:u w:val="single"/>
          <w:lang w:val="sr-Cyrl-RS"/>
        </w:rPr>
        <w:t>враћа</w:t>
      </w:r>
      <w:r w:rsidRPr="005954D6">
        <w:rPr>
          <w:lang w:val="sr-Cyrl-RS"/>
        </w:rPr>
        <w:t xml:space="preserve"> </w:t>
      </w:r>
      <w:r w:rsidR="00F84612" w:rsidRPr="005954D6">
        <w:rPr>
          <w:lang w:val="sr-Cyrl-RS"/>
        </w:rPr>
        <w:t>листу форума и група</w:t>
      </w:r>
      <w:r w:rsidR="00E9282E" w:rsidRPr="005954D6">
        <w:rPr>
          <w:lang w:val="sr-Cyrl-RS"/>
        </w:rPr>
        <w:t xml:space="preserve"> на којој </w:t>
      </w:r>
      <w:r w:rsidR="00204393" w:rsidRPr="005954D6">
        <w:rPr>
          <w:lang w:val="sr-Cyrl-RS"/>
        </w:rPr>
        <w:t>ће креирани форум бити приказан на дну жељене групе.</w:t>
      </w:r>
      <w:r w:rsidR="001821CC" w:rsidRPr="005954D6">
        <w:rPr>
          <w:lang w:val="sr-Cyrl-RS"/>
        </w:rPr>
        <w:t xml:space="preserve"> (ИА)</w:t>
      </w:r>
    </w:p>
    <w:p w14:paraId="237968F6" w14:textId="03BC6A3B" w:rsidR="006575B7" w:rsidRPr="005954D6" w:rsidRDefault="006575B7" w:rsidP="006575B7">
      <w:pPr>
        <w:rPr>
          <w:b/>
          <w:lang w:val="sr-Cyrl-RS"/>
        </w:rPr>
      </w:pPr>
      <w:r w:rsidRPr="005954D6">
        <w:rPr>
          <w:b/>
          <w:lang w:val="sr-Cyrl-RS"/>
        </w:rPr>
        <w:t xml:space="preserve"> Алтернативни сценарији:</w:t>
      </w:r>
    </w:p>
    <w:p w14:paraId="6DFB9EB2" w14:textId="594A1427" w:rsidR="00D97ABD" w:rsidRPr="005954D6" w:rsidRDefault="00803B31" w:rsidP="00803B31">
      <w:pPr>
        <w:pStyle w:val="AltScen"/>
        <w:rPr>
          <w:lang w:val="sr-Cyrl-RS"/>
        </w:rPr>
      </w:pPr>
      <w:r w:rsidRPr="005954D6">
        <w:rPr>
          <w:lang w:val="sr-Cyrl-RS"/>
        </w:rPr>
        <w:t>4.1</w:t>
      </w:r>
      <w:r w:rsidRPr="005954D6">
        <w:rPr>
          <w:lang w:val="sr-Cyrl-RS"/>
        </w:rPr>
        <w:tab/>
        <w:t>Ако унето име не задовољава правила валидације биће враћена форма за унос са грешком</w:t>
      </w:r>
    </w:p>
    <w:p w14:paraId="6903FB90" w14:textId="77777777" w:rsidR="00D46C1A" w:rsidRPr="005954D6" w:rsidRDefault="00F6659D" w:rsidP="00D46C1A">
      <w:pPr>
        <w:pStyle w:val="2"/>
        <w:rPr>
          <w:lang w:val="sr-Cyrl-RS"/>
        </w:rPr>
      </w:pPr>
      <w:bookmarkStart w:id="39" w:name="_СК_11:_Измена"/>
      <w:bookmarkStart w:id="40" w:name="_Toc456162698"/>
      <w:bookmarkEnd w:id="39"/>
      <w:r w:rsidRPr="005954D6">
        <w:rPr>
          <w:lang w:val="sr-Cyrl-RS"/>
        </w:rPr>
        <w:t>СК 11</w:t>
      </w:r>
      <w:r w:rsidR="00D46C1A" w:rsidRPr="005954D6">
        <w:rPr>
          <w:lang w:val="sr-Cyrl-RS"/>
        </w:rPr>
        <w:t>: Измена корисничких</w:t>
      </w:r>
      <w:r w:rsidR="0069084F" w:rsidRPr="005954D6">
        <w:rPr>
          <w:lang w:val="sr-Cyrl-RS"/>
        </w:rPr>
        <w:t xml:space="preserve"> улога</w:t>
      </w:r>
      <w:bookmarkEnd w:id="40"/>
    </w:p>
    <w:p w14:paraId="58D6A88A" w14:textId="77777777" w:rsidR="00D46C1A" w:rsidRPr="005954D6" w:rsidRDefault="00D46C1A" w:rsidP="00D46C1A">
      <w:pPr>
        <w:pStyle w:val="ProList"/>
        <w:rPr>
          <w:b/>
          <w:lang w:val="sr-Cyrl-RS"/>
        </w:rPr>
      </w:pPr>
      <w:r w:rsidRPr="005954D6">
        <w:rPr>
          <w:b/>
          <w:lang w:val="sr-Cyrl-RS"/>
        </w:rPr>
        <w:t>Назив СК:</w:t>
      </w:r>
      <w:r w:rsidRPr="005954D6">
        <w:rPr>
          <w:b/>
          <w:lang w:val="sr-Cyrl-RS"/>
        </w:rPr>
        <w:tab/>
      </w:r>
      <w:r w:rsidRPr="005954D6">
        <w:rPr>
          <w:lang w:val="sr-Cyrl-RS"/>
        </w:rPr>
        <w:t>Измена корисничких привилегија</w:t>
      </w:r>
    </w:p>
    <w:p w14:paraId="3E0C9F2F" w14:textId="77777777" w:rsidR="00D46C1A" w:rsidRPr="005954D6" w:rsidRDefault="00D46C1A" w:rsidP="00D46C1A">
      <w:pPr>
        <w:pStyle w:val="ProList"/>
        <w:rPr>
          <w:lang w:val="sr-Cyrl-RS"/>
        </w:rPr>
      </w:pPr>
      <w:r w:rsidRPr="005954D6">
        <w:rPr>
          <w:b/>
          <w:lang w:val="sr-Cyrl-RS"/>
        </w:rPr>
        <w:t>Актери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Корисник</w:t>
      </w:r>
    </w:p>
    <w:p w14:paraId="05439AE1" w14:textId="77777777" w:rsidR="00D46C1A" w:rsidRPr="005954D6" w:rsidRDefault="00D46C1A" w:rsidP="00D46C1A">
      <w:pPr>
        <w:pStyle w:val="ProList"/>
        <w:rPr>
          <w:lang w:val="sr-Cyrl-RS"/>
        </w:rPr>
      </w:pPr>
      <w:r w:rsidRPr="005954D6">
        <w:rPr>
          <w:b/>
          <w:lang w:val="sr-Cyrl-RS"/>
        </w:rPr>
        <w:t>Учесници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и </w:t>
      </w:r>
      <w:r w:rsidRPr="005954D6">
        <w:rPr>
          <w:b/>
          <w:lang w:val="sr-Cyrl-RS"/>
        </w:rPr>
        <w:t>корисник</w:t>
      </w:r>
    </w:p>
    <w:p w14:paraId="0D996430" w14:textId="67B5CB4A" w:rsidR="00D46C1A" w:rsidRPr="005954D6" w:rsidRDefault="00D46C1A" w:rsidP="00D46C1A">
      <w:pPr>
        <w:pStyle w:val="ProList"/>
        <w:rPr>
          <w:lang w:val="sr-Cyrl-RS"/>
        </w:rPr>
      </w:pPr>
      <w:r w:rsidRPr="005954D6">
        <w:rPr>
          <w:b/>
          <w:lang w:val="sr-Cyrl-RS"/>
        </w:rPr>
        <w:lastRenderedPageBreak/>
        <w:t>Предуслов: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Корисник</w:t>
      </w:r>
      <w:r w:rsidRPr="005954D6">
        <w:rPr>
          <w:lang w:val="sr-Cyrl-RS"/>
        </w:rPr>
        <w:t xml:space="preserve"> се </w:t>
      </w:r>
      <w:r w:rsidR="00DC3347" w:rsidRPr="005954D6">
        <w:rPr>
          <w:lang w:val="sr-Cyrl-RS"/>
        </w:rPr>
        <w:t>улоговао у сајт и има дозволу</w:t>
      </w:r>
      <w:r w:rsidR="00F84612" w:rsidRPr="005954D6">
        <w:rPr>
          <w:lang w:val="sr-Cyrl-RS"/>
        </w:rPr>
        <w:t xml:space="preserve"> за </w:t>
      </w:r>
      <w:r w:rsidR="00C603E6" w:rsidRPr="005954D6">
        <w:rPr>
          <w:lang w:val="sr-Cyrl-RS"/>
        </w:rPr>
        <w:t>промену улога индивидуалних корисника</w:t>
      </w:r>
      <w:r w:rsidR="00D55122" w:rsidRPr="005954D6">
        <w:rPr>
          <w:lang w:val="sr-Cyrl-RS"/>
        </w:rPr>
        <w:br/>
      </w:r>
      <w:r w:rsidR="00D55122" w:rsidRPr="005954D6">
        <w:rPr>
          <w:b/>
          <w:lang w:val="sr-Cyrl-RS"/>
        </w:rPr>
        <w:t>Корисник</w:t>
      </w:r>
      <w:r w:rsidR="00D55122" w:rsidRPr="005954D6">
        <w:rPr>
          <w:lang w:val="sr-Cyrl-RS"/>
        </w:rPr>
        <w:t xml:space="preserve"> је отворио страницу профила жељног корисника</w:t>
      </w:r>
      <w:r w:rsidR="00F84612" w:rsidRPr="005954D6">
        <w:rPr>
          <w:lang w:val="sr-Cyrl-RS"/>
        </w:rPr>
        <w:t>, учитана је листа постојећих улога.</w:t>
      </w:r>
    </w:p>
    <w:p w14:paraId="50A52CA0" w14:textId="77777777" w:rsidR="00D97ABD" w:rsidRPr="005954D6" w:rsidRDefault="00D97ABD" w:rsidP="00D97ABD">
      <w:pPr>
        <w:rPr>
          <w:b/>
          <w:lang w:val="sr-Cyrl-RS"/>
        </w:rPr>
      </w:pPr>
      <w:r w:rsidRPr="005954D6">
        <w:rPr>
          <w:b/>
          <w:lang w:val="sr-Cyrl-RS"/>
        </w:rPr>
        <w:t>Основни сценарио СК:</w:t>
      </w:r>
    </w:p>
    <w:p w14:paraId="6BADCFE3" w14:textId="4444C78D" w:rsidR="00E96548" w:rsidRPr="005954D6" w:rsidRDefault="00E96548" w:rsidP="00A60A85">
      <w:pPr>
        <w:pStyle w:val="a"/>
        <w:numPr>
          <w:ilvl w:val="0"/>
          <w:numId w:val="14"/>
        </w:numPr>
        <w:rPr>
          <w:lang w:val="sr-Cyrl-RS"/>
        </w:rPr>
      </w:pPr>
      <w:r w:rsidRPr="005954D6">
        <w:rPr>
          <w:b/>
          <w:lang w:val="sr-Cyrl-RS"/>
        </w:rPr>
        <w:t>Корисник</w:t>
      </w:r>
      <w:r w:rsidR="00F84612" w:rsidRPr="005954D6">
        <w:rPr>
          <w:b/>
          <w:lang w:val="sr-Cyrl-RS"/>
        </w:rPr>
        <w:t xml:space="preserve"> </w:t>
      </w:r>
      <w:r w:rsidRPr="005954D6">
        <w:rPr>
          <w:u w:val="single"/>
          <w:lang w:val="sr-Cyrl-RS"/>
        </w:rPr>
        <w:t>бира</w:t>
      </w:r>
      <w:r w:rsidRPr="005954D6">
        <w:rPr>
          <w:lang w:val="sr-Cyrl-RS"/>
        </w:rPr>
        <w:t xml:space="preserve"> једну од понуђених улога</w:t>
      </w:r>
      <w:r w:rsidR="003E3C33" w:rsidRPr="005954D6">
        <w:rPr>
          <w:lang w:val="sr-Cyrl-RS"/>
        </w:rPr>
        <w:t>.</w:t>
      </w:r>
      <w:r w:rsidR="00AC0C4D" w:rsidRPr="005954D6">
        <w:rPr>
          <w:lang w:val="sr-Cyrl-RS"/>
        </w:rPr>
        <w:t xml:space="preserve"> (АПУСО)</w:t>
      </w:r>
    </w:p>
    <w:p w14:paraId="060D2889" w14:textId="58FCA35B" w:rsidR="00E96548" w:rsidRPr="005954D6" w:rsidRDefault="00E96548" w:rsidP="00204393">
      <w:pPr>
        <w:pStyle w:val="a"/>
        <w:rPr>
          <w:lang w:val="sr-Cyrl-RS"/>
        </w:rPr>
      </w:pPr>
      <w:r w:rsidRPr="005954D6">
        <w:rPr>
          <w:b/>
          <w:lang w:val="sr-Cyrl-RS"/>
        </w:rPr>
        <w:t>Корисник</w:t>
      </w:r>
      <w:r w:rsidR="00F84612" w:rsidRPr="005954D6">
        <w:rPr>
          <w:b/>
          <w:lang w:val="sr-Cyrl-RS"/>
        </w:rPr>
        <w:t xml:space="preserve"> </w:t>
      </w:r>
      <w:r w:rsidR="00D55122" w:rsidRPr="005954D6">
        <w:rPr>
          <w:u w:val="single"/>
          <w:lang w:val="sr-Cyrl-RS"/>
        </w:rPr>
        <w:t>позива</w:t>
      </w:r>
      <w:r w:rsidR="00F84612" w:rsidRPr="005954D6">
        <w:rPr>
          <w:u w:val="single"/>
          <w:lang w:val="sr-Cyrl-RS"/>
        </w:rPr>
        <w:t xml:space="preserve"> </w:t>
      </w:r>
      <w:r w:rsidR="00D55122" w:rsidRPr="005954D6">
        <w:rPr>
          <w:b/>
          <w:lang w:val="sr-Cyrl-RS"/>
        </w:rPr>
        <w:t>систем</w:t>
      </w:r>
      <w:r w:rsidR="00D55122" w:rsidRPr="005954D6">
        <w:rPr>
          <w:lang w:val="sr-Cyrl-RS"/>
        </w:rPr>
        <w:t xml:space="preserve"> да промени улогу изабраног корисника. </w:t>
      </w:r>
      <w:r w:rsidR="00AC0C4D" w:rsidRPr="005954D6">
        <w:rPr>
          <w:lang w:val="sr-Cyrl-RS"/>
        </w:rPr>
        <w:t>(АПСО)</w:t>
      </w:r>
    </w:p>
    <w:p w14:paraId="41D8C6FE" w14:textId="6F13D2B1" w:rsidR="00E96548" w:rsidRPr="005954D6" w:rsidRDefault="00E96548" w:rsidP="00204393">
      <w:pPr>
        <w:pStyle w:val="a"/>
        <w:rPr>
          <w:lang w:val="sr-Cyrl-RS"/>
        </w:rPr>
      </w:pPr>
      <w:r w:rsidRPr="005954D6">
        <w:rPr>
          <w:b/>
          <w:lang w:val="sr-Cyrl-RS"/>
        </w:rPr>
        <w:t>Систем</w:t>
      </w:r>
      <w:r w:rsidR="00F84612" w:rsidRPr="005954D6">
        <w:rPr>
          <w:b/>
          <w:lang w:val="sr-Cyrl-RS"/>
        </w:rPr>
        <w:t xml:space="preserve"> </w:t>
      </w:r>
      <w:r w:rsidR="00012D1C" w:rsidRPr="005954D6">
        <w:rPr>
          <w:u w:val="single"/>
          <w:lang w:val="sr-Cyrl-RS"/>
        </w:rPr>
        <w:t>мења</w:t>
      </w:r>
      <w:r w:rsidR="00012D1C" w:rsidRPr="005954D6">
        <w:rPr>
          <w:lang w:val="sr-Cyrl-RS"/>
        </w:rPr>
        <w:t xml:space="preserve"> улогу изабраног корисника у изабрану улогу.</w:t>
      </w:r>
      <w:r w:rsidR="00AC0C4D" w:rsidRPr="005954D6">
        <w:rPr>
          <w:lang w:val="sr-Cyrl-RS"/>
        </w:rPr>
        <w:t xml:space="preserve"> (СО)</w:t>
      </w:r>
    </w:p>
    <w:p w14:paraId="3456D318" w14:textId="10F31E75" w:rsidR="00012D1C" w:rsidRPr="005954D6" w:rsidRDefault="00D55122" w:rsidP="00204393">
      <w:pPr>
        <w:pStyle w:val="a"/>
        <w:rPr>
          <w:lang w:val="sr-Cyrl-RS"/>
        </w:rPr>
      </w:pPr>
      <w:r w:rsidRPr="005954D6">
        <w:rPr>
          <w:b/>
          <w:lang w:val="sr-Cyrl-RS"/>
        </w:rPr>
        <w:t>Систем</w:t>
      </w:r>
      <w:r w:rsidR="00F84612" w:rsidRPr="005954D6">
        <w:rPr>
          <w:b/>
          <w:lang w:val="sr-Cyrl-RS"/>
        </w:rPr>
        <w:t xml:space="preserve"> </w:t>
      </w:r>
      <w:r w:rsidRPr="005954D6">
        <w:rPr>
          <w:u w:val="single"/>
          <w:lang w:val="sr-Cyrl-RS"/>
        </w:rPr>
        <w:t>враћа</w:t>
      </w:r>
      <w:r w:rsidR="00F84612" w:rsidRPr="005954D6">
        <w:rPr>
          <w:u w:val="single"/>
          <w:lang w:val="sr-Cyrl-RS"/>
        </w:rPr>
        <w:t xml:space="preserve"> </w:t>
      </w:r>
      <w:r w:rsidR="00566540" w:rsidRPr="005954D6">
        <w:rPr>
          <w:lang w:val="sr-Cyrl-RS"/>
        </w:rPr>
        <w:t>поруку</w:t>
      </w:r>
      <w:r w:rsidR="00012D1C" w:rsidRPr="005954D6">
        <w:rPr>
          <w:lang w:val="sr-Cyrl-RS"/>
        </w:rPr>
        <w:t xml:space="preserve"> да је операција успешно извршена.</w:t>
      </w:r>
      <w:r w:rsidR="00AC0C4D" w:rsidRPr="005954D6">
        <w:rPr>
          <w:lang w:val="sr-Cyrl-RS"/>
        </w:rPr>
        <w:t xml:space="preserve"> (ИА)</w:t>
      </w:r>
    </w:p>
    <w:p w14:paraId="69DC496A" w14:textId="77777777" w:rsidR="00D97ABD" w:rsidRPr="005954D6" w:rsidRDefault="00D97ABD" w:rsidP="00D46C1A">
      <w:pPr>
        <w:pStyle w:val="ProList"/>
        <w:rPr>
          <w:lang w:val="sr-Cyrl-RS"/>
        </w:rPr>
      </w:pPr>
    </w:p>
    <w:p w14:paraId="42F9652A" w14:textId="77777777" w:rsidR="00D46C1A" w:rsidRPr="005954D6" w:rsidRDefault="00F6659D" w:rsidP="00D46C1A">
      <w:pPr>
        <w:pStyle w:val="2"/>
        <w:rPr>
          <w:lang w:val="sr-Cyrl-RS"/>
        </w:rPr>
      </w:pPr>
      <w:bookmarkStart w:id="41" w:name="_СК_12:_Измена"/>
      <w:bookmarkStart w:id="42" w:name="_Toc456162699"/>
      <w:bookmarkEnd w:id="41"/>
      <w:r w:rsidRPr="005954D6">
        <w:rPr>
          <w:lang w:val="sr-Cyrl-RS"/>
        </w:rPr>
        <w:t>СК 12</w:t>
      </w:r>
      <w:r w:rsidR="00D46C1A" w:rsidRPr="005954D6">
        <w:rPr>
          <w:lang w:val="sr-Cyrl-RS"/>
        </w:rPr>
        <w:t xml:space="preserve">: </w:t>
      </w:r>
      <w:r w:rsidR="00DC3347" w:rsidRPr="005954D6">
        <w:rPr>
          <w:lang w:val="sr-Cyrl-RS"/>
        </w:rPr>
        <w:t>Измена дозвола на корисничким улогама</w:t>
      </w:r>
      <w:bookmarkEnd w:id="42"/>
    </w:p>
    <w:p w14:paraId="74AAC72F" w14:textId="77777777" w:rsidR="00D46C1A" w:rsidRPr="005954D6" w:rsidRDefault="00D46C1A" w:rsidP="00D46C1A">
      <w:pPr>
        <w:pStyle w:val="ProList"/>
        <w:rPr>
          <w:b/>
          <w:lang w:val="sr-Cyrl-RS"/>
        </w:rPr>
      </w:pPr>
      <w:r w:rsidRPr="005954D6">
        <w:rPr>
          <w:b/>
          <w:lang w:val="sr-Cyrl-RS"/>
        </w:rPr>
        <w:t>Назив СК:</w:t>
      </w:r>
      <w:r w:rsidRPr="005954D6">
        <w:rPr>
          <w:b/>
          <w:lang w:val="sr-Cyrl-RS"/>
        </w:rPr>
        <w:tab/>
      </w:r>
      <w:r w:rsidR="00DC3347" w:rsidRPr="005954D6">
        <w:rPr>
          <w:lang w:val="sr-Cyrl-RS"/>
        </w:rPr>
        <w:t>Измена дозвола на корисничким улогама</w:t>
      </w:r>
    </w:p>
    <w:p w14:paraId="56A8487D" w14:textId="77777777" w:rsidR="00D46C1A" w:rsidRPr="005954D6" w:rsidRDefault="00D46C1A" w:rsidP="00D46C1A">
      <w:pPr>
        <w:pStyle w:val="ProList"/>
        <w:rPr>
          <w:lang w:val="sr-Cyrl-RS"/>
        </w:rPr>
      </w:pPr>
      <w:r w:rsidRPr="005954D6">
        <w:rPr>
          <w:b/>
          <w:lang w:val="sr-Cyrl-RS"/>
        </w:rPr>
        <w:t>Актери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Корисник</w:t>
      </w:r>
    </w:p>
    <w:p w14:paraId="10F1CB57" w14:textId="77777777" w:rsidR="00D46C1A" w:rsidRPr="005954D6" w:rsidRDefault="00D46C1A" w:rsidP="00D46C1A">
      <w:pPr>
        <w:pStyle w:val="ProList"/>
        <w:rPr>
          <w:lang w:val="sr-Cyrl-RS"/>
        </w:rPr>
      </w:pPr>
      <w:r w:rsidRPr="005954D6">
        <w:rPr>
          <w:b/>
          <w:lang w:val="sr-Cyrl-RS"/>
        </w:rPr>
        <w:t>Учесници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и </w:t>
      </w:r>
      <w:r w:rsidRPr="005954D6">
        <w:rPr>
          <w:b/>
          <w:lang w:val="sr-Cyrl-RS"/>
        </w:rPr>
        <w:t>корисник</w:t>
      </w:r>
    </w:p>
    <w:p w14:paraId="2712799C" w14:textId="4FDD4339" w:rsidR="00D46C1A" w:rsidRPr="005954D6" w:rsidRDefault="00D46C1A" w:rsidP="00D46C1A">
      <w:pPr>
        <w:pStyle w:val="ProList"/>
        <w:rPr>
          <w:lang w:val="sr-Cyrl-RS"/>
        </w:rPr>
      </w:pPr>
      <w:r w:rsidRPr="005954D6">
        <w:rPr>
          <w:b/>
          <w:lang w:val="sr-Cyrl-RS"/>
        </w:rPr>
        <w:t>Предуслов: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Корисник</w:t>
      </w:r>
      <w:r w:rsidRPr="005954D6">
        <w:rPr>
          <w:lang w:val="sr-Cyrl-RS"/>
        </w:rPr>
        <w:t xml:space="preserve"> се </w:t>
      </w:r>
      <w:r w:rsidR="00DC3347" w:rsidRPr="005954D6">
        <w:rPr>
          <w:lang w:val="sr-Cyrl-RS"/>
        </w:rPr>
        <w:t>улоговао у сајт и има дозволу за измене дозвола на корисничким улогама</w:t>
      </w:r>
      <w:r w:rsidR="00391572" w:rsidRPr="005954D6">
        <w:rPr>
          <w:lang w:val="sr-Cyrl-RS"/>
        </w:rPr>
        <w:br/>
      </w:r>
      <w:r w:rsidR="008505D8" w:rsidRPr="005954D6">
        <w:rPr>
          <w:b/>
          <w:lang w:val="sr-Cyrl-RS"/>
        </w:rPr>
        <w:t>Учитана је листа корисничких улога</w:t>
      </w:r>
    </w:p>
    <w:p w14:paraId="0AD02792" w14:textId="77777777" w:rsidR="00391572" w:rsidRPr="005954D6" w:rsidRDefault="00D97ABD" w:rsidP="00391572">
      <w:pPr>
        <w:rPr>
          <w:b/>
          <w:lang w:val="sr-Cyrl-RS"/>
        </w:rPr>
      </w:pPr>
      <w:r w:rsidRPr="005954D6">
        <w:rPr>
          <w:b/>
          <w:lang w:val="sr-Cyrl-RS"/>
        </w:rPr>
        <w:t>Основни сценарио СК:</w:t>
      </w:r>
    </w:p>
    <w:p w14:paraId="6E8AD3F8" w14:textId="278EDE57" w:rsidR="00D97ABD" w:rsidRPr="005954D6" w:rsidRDefault="00204393" w:rsidP="00A60A85">
      <w:pPr>
        <w:pStyle w:val="a"/>
        <w:numPr>
          <w:ilvl w:val="0"/>
          <w:numId w:val="15"/>
        </w:numPr>
        <w:rPr>
          <w:lang w:val="sr-Cyrl-RS"/>
        </w:rPr>
      </w:pPr>
      <w:r w:rsidRPr="005954D6">
        <w:rPr>
          <w:b/>
          <w:lang w:val="sr-Cyrl-RS"/>
        </w:rPr>
        <w:t>Корисник</w:t>
      </w:r>
      <w:r w:rsidR="00EB0536" w:rsidRPr="005954D6">
        <w:rPr>
          <w:b/>
          <w:lang w:val="sr-Cyrl-RS"/>
        </w:rPr>
        <w:t xml:space="preserve"> </w:t>
      </w:r>
      <w:r w:rsidR="009E0A2B" w:rsidRPr="005954D6">
        <w:rPr>
          <w:u w:val="single"/>
          <w:lang w:val="sr-Cyrl-RS"/>
        </w:rPr>
        <w:t>бира</w:t>
      </w:r>
      <w:r w:rsidR="009E0A2B" w:rsidRPr="005954D6">
        <w:rPr>
          <w:lang w:val="sr-Cyrl-RS"/>
        </w:rPr>
        <w:t xml:space="preserve"> улогу коју жели да измени. </w:t>
      </w:r>
      <w:r w:rsidR="00012D1C" w:rsidRPr="005954D6">
        <w:rPr>
          <w:lang w:val="sr-Cyrl-RS"/>
        </w:rPr>
        <w:t>(</w:t>
      </w:r>
      <w:r w:rsidR="009E0A2B" w:rsidRPr="005954D6">
        <w:rPr>
          <w:lang w:val="sr-Cyrl-RS"/>
        </w:rPr>
        <w:t>АПУСО</w:t>
      </w:r>
      <w:r w:rsidR="00012D1C" w:rsidRPr="005954D6">
        <w:rPr>
          <w:lang w:val="sr-Cyrl-RS"/>
        </w:rPr>
        <w:t>)</w:t>
      </w:r>
    </w:p>
    <w:p w14:paraId="5EF2B951" w14:textId="2EF4651B" w:rsidR="009E0A2B" w:rsidRPr="005954D6" w:rsidRDefault="009E0A2B" w:rsidP="00D97ABD">
      <w:pPr>
        <w:pStyle w:val="a"/>
        <w:rPr>
          <w:lang w:val="sr-Cyrl-RS"/>
        </w:rPr>
      </w:pPr>
      <w:r w:rsidRPr="005954D6">
        <w:rPr>
          <w:b/>
          <w:lang w:val="sr-Cyrl-RS"/>
        </w:rPr>
        <w:t>Корисник</w:t>
      </w:r>
      <w:r w:rsidR="00EB0536" w:rsidRPr="005954D6">
        <w:rPr>
          <w:b/>
          <w:lang w:val="sr-Cyrl-RS"/>
        </w:rPr>
        <w:t xml:space="preserve"> </w:t>
      </w:r>
      <w:r w:rsidRPr="005954D6">
        <w:rPr>
          <w:u w:val="single"/>
          <w:lang w:val="sr-Cyrl-RS"/>
        </w:rPr>
        <w:t>позива</w:t>
      </w:r>
      <w:r w:rsidRPr="005954D6">
        <w:rPr>
          <w:lang w:val="sr-Cyrl-RS"/>
        </w:rPr>
        <w:t xml:space="preserve"> систем да врати статусе свих дозвола за изабрану улогу. (АПСО)</w:t>
      </w:r>
    </w:p>
    <w:p w14:paraId="72B28067" w14:textId="17F5046A" w:rsidR="00012D1C" w:rsidRPr="005954D6" w:rsidRDefault="009E0A2B" w:rsidP="00D97ABD">
      <w:pPr>
        <w:pStyle w:val="a"/>
        <w:rPr>
          <w:lang w:val="sr-Cyrl-RS"/>
        </w:rPr>
      </w:pPr>
      <w:r w:rsidRPr="005954D6">
        <w:rPr>
          <w:b/>
          <w:lang w:val="sr-Cyrl-RS"/>
        </w:rPr>
        <w:t>Систем</w:t>
      </w:r>
      <w:r w:rsidR="00EB0536" w:rsidRPr="005954D6">
        <w:rPr>
          <w:b/>
          <w:lang w:val="sr-Cyrl-RS"/>
        </w:rPr>
        <w:t xml:space="preserve"> </w:t>
      </w:r>
      <w:r w:rsidRPr="005954D6">
        <w:rPr>
          <w:u w:val="single"/>
          <w:lang w:val="sr-Cyrl-RS"/>
        </w:rPr>
        <w:t>враћа</w:t>
      </w:r>
      <w:r w:rsidRPr="005954D6">
        <w:rPr>
          <w:lang w:val="sr-Cyrl-RS"/>
        </w:rPr>
        <w:t xml:space="preserve"> страницу са статусима дозвола. (ИА)</w:t>
      </w:r>
    </w:p>
    <w:p w14:paraId="44F4DB17" w14:textId="2DB7087D" w:rsidR="009E0A2B" w:rsidRPr="005954D6" w:rsidRDefault="00012D1C" w:rsidP="00D97ABD">
      <w:pPr>
        <w:pStyle w:val="a"/>
        <w:rPr>
          <w:lang w:val="sr-Cyrl-RS"/>
        </w:rPr>
      </w:pPr>
      <w:r w:rsidRPr="005954D6">
        <w:rPr>
          <w:b/>
          <w:lang w:val="sr-Cyrl-RS"/>
        </w:rPr>
        <w:t>Корисник</w:t>
      </w:r>
      <w:r w:rsidR="00EB0536" w:rsidRPr="005954D6">
        <w:rPr>
          <w:b/>
          <w:lang w:val="sr-Cyrl-RS"/>
        </w:rPr>
        <w:t xml:space="preserve"> </w:t>
      </w:r>
      <w:r w:rsidR="009E0A2B" w:rsidRPr="005954D6">
        <w:rPr>
          <w:u w:val="single"/>
          <w:lang w:val="sr-Cyrl-RS"/>
        </w:rPr>
        <w:t>бира</w:t>
      </w:r>
      <w:r w:rsidR="009E0A2B" w:rsidRPr="005954D6">
        <w:rPr>
          <w:lang w:val="sr-Cyrl-RS"/>
        </w:rPr>
        <w:t xml:space="preserve"> дозволу коју жели да дода или одузме. (АПУСО).</w:t>
      </w:r>
    </w:p>
    <w:p w14:paraId="0085DBF3" w14:textId="1E6E29EC" w:rsidR="009E0A2B" w:rsidRPr="005954D6" w:rsidRDefault="009E0A2B" w:rsidP="00D97ABD">
      <w:pPr>
        <w:pStyle w:val="a"/>
        <w:rPr>
          <w:lang w:val="sr-Cyrl-RS"/>
        </w:rPr>
      </w:pPr>
      <w:r w:rsidRPr="005954D6">
        <w:rPr>
          <w:b/>
          <w:lang w:val="sr-Cyrl-RS"/>
        </w:rPr>
        <w:t>Корисник</w:t>
      </w:r>
      <w:r w:rsidR="00EB0536" w:rsidRPr="005954D6">
        <w:rPr>
          <w:b/>
          <w:lang w:val="sr-Cyrl-RS"/>
        </w:rPr>
        <w:t xml:space="preserve"> </w:t>
      </w:r>
      <w:r w:rsidRPr="005954D6">
        <w:rPr>
          <w:u w:val="single"/>
          <w:lang w:val="sr-Cyrl-RS"/>
        </w:rPr>
        <w:t>позива</w:t>
      </w:r>
      <w:r w:rsidR="00EB0536" w:rsidRPr="005954D6">
        <w:rPr>
          <w:u w:val="single"/>
          <w:lang w:val="sr-Cyrl-RS"/>
        </w:rPr>
        <w:t xml:space="preserve"> </w:t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да улози дода (одузме) бирану дозволу. (АПСО)</w:t>
      </w:r>
    </w:p>
    <w:p w14:paraId="2A539D8B" w14:textId="034B0979" w:rsidR="00012D1C" w:rsidRPr="005954D6" w:rsidRDefault="00012D1C" w:rsidP="00D97ABD">
      <w:pPr>
        <w:pStyle w:val="a"/>
        <w:rPr>
          <w:lang w:val="sr-Cyrl-RS"/>
        </w:rPr>
      </w:pPr>
      <w:r w:rsidRPr="005954D6">
        <w:rPr>
          <w:b/>
          <w:lang w:val="sr-Cyrl-RS"/>
        </w:rPr>
        <w:t>Систем</w:t>
      </w:r>
      <w:r w:rsidR="00EB0536" w:rsidRPr="005954D6">
        <w:rPr>
          <w:b/>
          <w:lang w:val="sr-Cyrl-RS"/>
        </w:rPr>
        <w:t xml:space="preserve"> </w:t>
      </w:r>
      <w:r w:rsidRPr="005954D6">
        <w:rPr>
          <w:u w:val="single"/>
          <w:lang w:val="sr-Cyrl-RS"/>
        </w:rPr>
        <w:t>мења</w:t>
      </w:r>
      <w:r w:rsidRPr="005954D6">
        <w:rPr>
          <w:lang w:val="sr-Cyrl-RS"/>
        </w:rPr>
        <w:t xml:space="preserve"> статус изабране дозволе на изабраној улози.</w:t>
      </w:r>
      <w:r w:rsidR="00AC0C4D" w:rsidRPr="005954D6">
        <w:rPr>
          <w:lang w:val="sr-Cyrl-RS"/>
        </w:rPr>
        <w:t xml:space="preserve"> (СО)</w:t>
      </w:r>
    </w:p>
    <w:p w14:paraId="64CFB40A" w14:textId="70B7060D" w:rsidR="00012D1C" w:rsidRPr="005954D6" w:rsidRDefault="009E0A2B" w:rsidP="00D97ABD">
      <w:pPr>
        <w:pStyle w:val="a"/>
        <w:rPr>
          <w:lang w:val="sr-Cyrl-RS"/>
        </w:rPr>
      </w:pPr>
      <w:r w:rsidRPr="005954D6">
        <w:rPr>
          <w:b/>
          <w:lang w:val="sr-Cyrl-RS"/>
        </w:rPr>
        <w:t>Систем</w:t>
      </w:r>
      <w:r w:rsidR="00EB0536" w:rsidRPr="005954D6">
        <w:rPr>
          <w:b/>
          <w:lang w:val="sr-Cyrl-RS"/>
        </w:rPr>
        <w:t xml:space="preserve"> </w:t>
      </w:r>
      <w:r w:rsidRPr="005954D6">
        <w:rPr>
          <w:u w:val="single"/>
          <w:lang w:val="sr-Cyrl-RS"/>
        </w:rPr>
        <w:t>враћа</w:t>
      </w:r>
      <w:r w:rsidRPr="005954D6">
        <w:rPr>
          <w:lang w:val="sr-Cyrl-RS"/>
        </w:rPr>
        <w:t xml:space="preserve"> поруку </w:t>
      </w:r>
      <w:r w:rsidR="00012D1C" w:rsidRPr="005954D6">
        <w:rPr>
          <w:lang w:val="sr-Cyrl-RS"/>
        </w:rPr>
        <w:t>да је операција успешно извршена.</w:t>
      </w:r>
      <w:r w:rsidR="00AC0C4D" w:rsidRPr="005954D6">
        <w:rPr>
          <w:lang w:val="sr-Cyrl-RS"/>
        </w:rPr>
        <w:t xml:space="preserve"> (ИА)</w:t>
      </w:r>
    </w:p>
    <w:p w14:paraId="05E673DB" w14:textId="77777777" w:rsidR="00D97ABD" w:rsidRPr="005954D6" w:rsidRDefault="00D97ABD" w:rsidP="00D46C1A">
      <w:pPr>
        <w:pStyle w:val="ProList"/>
        <w:rPr>
          <w:lang w:val="sr-Cyrl-RS"/>
        </w:rPr>
      </w:pPr>
    </w:p>
    <w:p w14:paraId="74F752C6" w14:textId="77777777" w:rsidR="00F6659D" w:rsidRPr="005954D6" w:rsidRDefault="00F6659D" w:rsidP="00F6659D">
      <w:pPr>
        <w:pStyle w:val="2"/>
        <w:rPr>
          <w:lang w:val="sr-Cyrl-RS"/>
        </w:rPr>
      </w:pPr>
      <w:bookmarkStart w:id="43" w:name="_СК_13:_Додавање"/>
      <w:bookmarkStart w:id="44" w:name="_Toc456162700"/>
      <w:bookmarkEnd w:id="43"/>
      <w:r w:rsidRPr="005954D6">
        <w:rPr>
          <w:lang w:val="sr-Cyrl-RS"/>
        </w:rPr>
        <w:t>СК 13: Додавање нових корисничких улога</w:t>
      </w:r>
      <w:bookmarkEnd w:id="44"/>
    </w:p>
    <w:p w14:paraId="4F2F7B4D" w14:textId="77777777" w:rsidR="00F6659D" w:rsidRPr="005954D6" w:rsidRDefault="00F6659D" w:rsidP="00F6659D">
      <w:pPr>
        <w:pStyle w:val="ProList"/>
        <w:rPr>
          <w:b/>
          <w:lang w:val="sr-Cyrl-RS"/>
        </w:rPr>
      </w:pPr>
      <w:r w:rsidRPr="005954D6">
        <w:rPr>
          <w:b/>
          <w:lang w:val="sr-Cyrl-RS"/>
        </w:rPr>
        <w:t>Назив СК:</w:t>
      </w:r>
      <w:r w:rsidRPr="005954D6">
        <w:rPr>
          <w:b/>
          <w:lang w:val="sr-Cyrl-RS"/>
        </w:rPr>
        <w:tab/>
      </w:r>
      <w:r w:rsidRPr="005954D6">
        <w:rPr>
          <w:lang w:val="sr-Cyrl-RS"/>
        </w:rPr>
        <w:t>Измена дозвола на корисничким улогама</w:t>
      </w:r>
    </w:p>
    <w:p w14:paraId="6B9A1F19" w14:textId="77777777" w:rsidR="00F6659D" w:rsidRPr="005954D6" w:rsidRDefault="00F6659D" w:rsidP="00F6659D">
      <w:pPr>
        <w:pStyle w:val="ProList"/>
        <w:rPr>
          <w:lang w:val="sr-Cyrl-RS"/>
        </w:rPr>
      </w:pPr>
      <w:r w:rsidRPr="005954D6">
        <w:rPr>
          <w:b/>
          <w:lang w:val="sr-Cyrl-RS"/>
        </w:rPr>
        <w:t>Актери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Корисник</w:t>
      </w:r>
    </w:p>
    <w:p w14:paraId="12A7F207" w14:textId="77777777" w:rsidR="00F6659D" w:rsidRPr="005954D6" w:rsidRDefault="00F6659D" w:rsidP="00F6659D">
      <w:pPr>
        <w:pStyle w:val="ProList"/>
        <w:rPr>
          <w:lang w:val="sr-Cyrl-RS"/>
        </w:rPr>
      </w:pPr>
      <w:r w:rsidRPr="005954D6">
        <w:rPr>
          <w:b/>
          <w:lang w:val="sr-Cyrl-RS"/>
        </w:rPr>
        <w:t>Учесници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и </w:t>
      </w:r>
      <w:r w:rsidRPr="005954D6">
        <w:rPr>
          <w:b/>
          <w:lang w:val="sr-Cyrl-RS"/>
        </w:rPr>
        <w:t>корисник</w:t>
      </w:r>
    </w:p>
    <w:p w14:paraId="4FFCB867" w14:textId="48C464D3" w:rsidR="00F6659D" w:rsidRPr="005954D6" w:rsidRDefault="00F6659D" w:rsidP="00F6659D">
      <w:pPr>
        <w:pStyle w:val="ProList"/>
        <w:rPr>
          <w:lang w:val="sr-Cyrl-RS"/>
        </w:rPr>
      </w:pPr>
      <w:r w:rsidRPr="005954D6">
        <w:rPr>
          <w:b/>
          <w:lang w:val="sr-Cyrl-RS"/>
        </w:rPr>
        <w:t>Предуслов: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Корисник</w:t>
      </w:r>
      <w:r w:rsidRPr="005954D6">
        <w:rPr>
          <w:lang w:val="sr-Cyrl-RS"/>
        </w:rPr>
        <w:t xml:space="preserve"> се улоговао у сајт и има дозволу за измене дозвола на корисничким улогама</w:t>
      </w:r>
      <w:r w:rsidR="00E40C7F" w:rsidRPr="005954D6">
        <w:rPr>
          <w:lang w:val="sr-Cyrl-RS"/>
        </w:rPr>
        <w:br/>
      </w:r>
      <w:r w:rsidR="008505D8" w:rsidRPr="005954D6">
        <w:rPr>
          <w:b/>
          <w:lang w:val="sr-Cyrl-RS"/>
        </w:rPr>
        <w:t>Учитана је листа корисничких улога у систему</w:t>
      </w:r>
      <w:r w:rsidR="00526B48" w:rsidRPr="005954D6">
        <w:rPr>
          <w:b/>
          <w:lang w:val="sr-Cyrl-RS"/>
        </w:rPr>
        <w:t xml:space="preserve"> и форма за унос нове</w:t>
      </w:r>
    </w:p>
    <w:p w14:paraId="2D3B3AA9" w14:textId="77777777" w:rsidR="00F6659D" w:rsidRPr="005954D6" w:rsidRDefault="00F6659D" w:rsidP="00F6659D">
      <w:pPr>
        <w:rPr>
          <w:b/>
          <w:lang w:val="sr-Cyrl-RS"/>
        </w:rPr>
      </w:pPr>
      <w:r w:rsidRPr="005954D6">
        <w:rPr>
          <w:b/>
          <w:lang w:val="sr-Cyrl-RS"/>
        </w:rPr>
        <w:t>Основни сценарио СК:</w:t>
      </w:r>
    </w:p>
    <w:p w14:paraId="544626CE" w14:textId="7013A5A9" w:rsidR="00F6659D" w:rsidRPr="005954D6" w:rsidRDefault="00BA1C93" w:rsidP="00A60A85">
      <w:pPr>
        <w:pStyle w:val="a"/>
        <w:numPr>
          <w:ilvl w:val="0"/>
          <w:numId w:val="16"/>
        </w:numPr>
        <w:rPr>
          <w:lang w:val="sr-Cyrl-RS"/>
        </w:rPr>
      </w:pPr>
      <w:r w:rsidRPr="005954D6">
        <w:rPr>
          <w:b/>
          <w:lang w:val="sr-Cyrl-RS"/>
        </w:rPr>
        <w:t>Корисник</w:t>
      </w:r>
      <w:r w:rsidR="008505D8" w:rsidRPr="005954D6">
        <w:rPr>
          <w:b/>
          <w:lang w:val="sr-Cyrl-RS"/>
        </w:rPr>
        <w:t xml:space="preserve"> </w:t>
      </w:r>
      <w:r w:rsidRPr="005954D6">
        <w:rPr>
          <w:u w:val="single"/>
          <w:lang w:val="sr-Cyrl-RS"/>
        </w:rPr>
        <w:t>уноси</w:t>
      </w:r>
      <w:r w:rsidRPr="005954D6">
        <w:rPr>
          <w:lang w:val="sr-Cyrl-RS"/>
        </w:rPr>
        <w:t xml:space="preserve"> идентификатор и име нове улоге</w:t>
      </w:r>
      <w:r w:rsidR="003E3C33" w:rsidRPr="005954D6">
        <w:rPr>
          <w:lang w:val="sr-Cyrl-RS"/>
        </w:rPr>
        <w:t>.</w:t>
      </w:r>
      <w:r w:rsidR="00AC0C4D" w:rsidRPr="005954D6">
        <w:rPr>
          <w:lang w:val="sr-Cyrl-RS"/>
        </w:rPr>
        <w:t xml:space="preserve"> (АПУСО)</w:t>
      </w:r>
    </w:p>
    <w:p w14:paraId="224B9CA2" w14:textId="43F88F65" w:rsidR="00F33CE4" w:rsidRPr="005954D6" w:rsidRDefault="00F33CE4" w:rsidP="00F6659D">
      <w:pPr>
        <w:pStyle w:val="a"/>
        <w:rPr>
          <w:lang w:val="sr-Cyrl-RS"/>
        </w:rPr>
      </w:pPr>
      <w:r w:rsidRPr="005954D6">
        <w:rPr>
          <w:b/>
          <w:lang w:val="sr-Cyrl-RS"/>
        </w:rPr>
        <w:t>Корисник</w:t>
      </w:r>
      <w:r w:rsidR="008505D8" w:rsidRPr="005954D6">
        <w:rPr>
          <w:b/>
          <w:lang w:val="sr-Cyrl-RS"/>
        </w:rPr>
        <w:t xml:space="preserve"> </w:t>
      </w:r>
      <w:r w:rsidR="00E40C7F" w:rsidRPr="005954D6">
        <w:rPr>
          <w:u w:val="single"/>
          <w:lang w:val="sr-Cyrl-RS"/>
        </w:rPr>
        <w:t>позива</w:t>
      </w:r>
      <w:r w:rsidR="008505D8" w:rsidRPr="005954D6">
        <w:rPr>
          <w:u w:val="single"/>
          <w:lang w:val="sr-Cyrl-RS"/>
        </w:rPr>
        <w:t xml:space="preserve"> </w:t>
      </w:r>
      <w:r w:rsidR="00E40C7F" w:rsidRPr="005954D6">
        <w:rPr>
          <w:b/>
          <w:lang w:val="sr-Cyrl-RS"/>
        </w:rPr>
        <w:t>систем</w:t>
      </w:r>
      <w:r w:rsidR="00E40C7F" w:rsidRPr="005954D6">
        <w:rPr>
          <w:lang w:val="sr-Cyrl-RS"/>
        </w:rPr>
        <w:t xml:space="preserve"> да креира нову улогу</w:t>
      </w:r>
      <w:r w:rsidR="003E3C33" w:rsidRPr="005954D6">
        <w:rPr>
          <w:lang w:val="sr-Cyrl-RS"/>
        </w:rPr>
        <w:t>.</w:t>
      </w:r>
      <w:r w:rsidR="00AC0C4D" w:rsidRPr="005954D6">
        <w:rPr>
          <w:lang w:val="sr-Cyrl-RS"/>
        </w:rPr>
        <w:t xml:space="preserve"> (АПСО)</w:t>
      </w:r>
    </w:p>
    <w:p w14:paraId="49C4A6A0" w14:textId="31A1F05B" w:rsidR="003E3C33" w:rsidRPr="005954D6" w:rsidRDefault="003E3C33" w:rsidP="00F6659D">
      <w:pPr>
        <w:pStyle w:val="a"/>
        <w:rPr>
          <w:lang w:val="sr-Cyrl-RS"/>
        </w:rPr>
      </w:pPr>
      <w:r w:rsidRPr="005954D6">
        <w:rPr>
          <w:b/>
          <w:lang w:val="sr-Cyrl-RS"/>
        </w:rPr>
        <w:t>Систем</w:t>
      </w:r>
      <w:r w:rsidR="008505D8" w:rsidRPr="005954D6">
        <w:rPr>
          <w:b/>
          <w:lang w:val="sr-Cyrl-RS"/>
        </w:rPr>
        <w:t xml:space="preserve"> </w:t>
      </w:r>
      <w:r w:rsidRPr="005954D6">
        <w:rPr>
          <w:u w:val="single"/>
          <w:lang w:val="sr-Cyrl-RS"/>
        </w:rPr>
        <w:t>креира</w:t>
      </w:r>
      <w:r w:rsidRPr="005954D6">
        <w:rPr>
          <w:lang w:val="sr-Cyrl-RS"/>
        </w:rPr>
        <w:t xml:space="preserve"> нову улогу са датим идентификатором и именом.</w:t>
      </w:r>
      <w:r w:rsidR="00AC0C4D" w:rsidRPr="005954D6">
        <w:rPr>
          <w:lang w:val="sr-Cyrl-RS"/>
        </w:rPr>
        <w:t xml:space="preserve"> (СО)</w:t>
      </w:r>
    </w:p>
    <w:p w14:paraId="183935AC" w14:textId="2E1C89EC" w:rsidR="003E3C33" w:rsidRPr="005954D6" w:rsidRDefault="00E40C7F" w:rsidP="00F6659D">
      <w:pPr>
        <w:pStyle w:val="a"/>
        <w:rPr>
          <w:lang w:val="sr-Cyrl-RS"/>
        </w:rPr>
      </w:pPr>
      <w:r w:rsidRPr="005954D6">
        <w:rPr>
          <w:b/>
          <w:lang w:val="sr-Cyrl-RS"/>
        </w:rPr>
        <w:t>Систем</w:t>
      </w:r>
      <w:r w:rsidR="008505D8" w:rsidRPr="005954D6">
        <w:rPr>
          <w:b/>
          <w:lang w:val="sr-Cyrl-RS"/>
        </w:rPr>
        <w:t xml:space="preserve"> </w:t>
      </w:r>
      <w:r w:rsidRPr="005954D6">
        <w:rPr>
          <w:u w:val="single"/>
          <w:lang w:val="sr-Cyrl-RS"/>
        </w:rPr>
        <w:t>враћа</w:t>
      </w:r>
      <w:r w:rsidRPr="005954D6">
        <w:rPr>
          <w:lang w:val="sr-Cyrl-RS"/>
        </w:rPr>
        <w:t xml:space="preserve"> </w:t>
      </w:r>
      <w:r w:rsidR="008505D8" w:rsidRPr="005954D6">
        <w:rPr>
          <w:lang w:val="sr-Cyrl-RS"/>
        </w:rPr>
        <w:t>листу корисничких</w:t>
      </w:r>
      <w:r w:rsidR="003E3C33" w:rsidRPr="005954D6">
        <w:rPr>
          <w:lang w:val="sr-Cyrl-RS"/>
        </w:rPr>
        <w:t xml:space="preserve"> улога</w:t>
      </w:r>
      <w:r w:rsidR="008505D8" w:rsidRPr="005954D6">
        <w:rPr>
          <w:lang w:val="sr-Cyrl-RS"/>
        </w:rPr>
        <w:t xml:space="preserve"> у којој</w:t>
      </w:r>
      <w:r w:rsidR="003E3C33" w:rsidRPr="005954D6">
        <w:rPr>
          <w:lang w:val="sr-Cyrl-RS"/>
        </w:rPr>
        <w:t xml:space="preserve"> је приказана</w:t>
      </w:r>
      <w:r w:rsidRPr="005954D6">
        <w:rPr>
          <w:lang w:val="sr-Cyrl-RS"/>
        </w:rPr>
        <w:t xml:space="preserve"> и</w:t>
      </w:r>
      <w:r w:rsidR="003E3C33" w:rsidRPr="005954D6">
        <w:rPr>
          <w:lang w:val="sr-Cyrl-RS"/>
        </w:rPr>
        <w:t xml:space="preserve"> нова улога.</w:t>
      </w:r>
      <w:r w:rsidR="00AC0C4D" w:rsidRPr="005954D6">
        <w:rPr>
          <w:lang w:val="sr-Cyrl-RS"/>
        </w:rPr>
        <w:t xml:space="preserve"> (ИА)</w:t>
      </w:r>
    </w:p>
    <w:p w14:paraId="7D635C0C" w14:textId="77777777" w:rsidR="00D80BF6" w:rsidRPr="005954D6" w:rsidRDefault="00D80BF6" w:rsidP="00F6659D">
      <w:pPr>
        <w:rPr>
          <w:b/>
          <w:lang w:val="sr-Cyrl-RS"/>
        </w:rPr>
      </w:pPr>
    </w:p>
    <w:p w14:paraId="285DAED5" w14:textId="77777777" w:rsidR="00526B48" w:rsidRPr="005954D6" w:rsidRDefault="00526B48" w:rsidP="00F6659D">
      <w:pPr>
        <w:rPr>
          <w:b/>
          <w:lang w:val="sr-Cyrl-RS"/>
        </w:rPr>
      </w:pPr>
    </w:p>
    <w:p w14:paraId="52E6AF5F" w14:textId="77777777" w:rsidR="00526B48" w:rsidRPr="005954D6" w:rsidRDefault="00526B48" w:rsidP="00526B48">
      <w:pPr>
        <w:rPr>
          <w:b/>
          <w:lang w:val="sr-Cyrl-RS"/>
        </w:rPr>
      </w:pPr>
      <w:r w:rsidRPr="005954D6">
        <w:rPr>
          <w:b/>
          <w:lang w:val="sr-Cyrl-RS"/>
        </w:rPr>
        <w:t>Алтернативни сценарио СК:</w:t>
      </w:r>
    </w:p>
    <w:p w14:paraId="76E2B6AF" w14:textId="1D3C2B81" w:rsidR="00526B48" w:rsidRPr="005954D6" w:rsidRDefault="00526B48" w:rsidP="00526B48">
      <w:pPr>
        <w:pStyle w:val="AltScen"/>
        <w:rPr>
          <w:lang w:val="sr-Cyrl-RS"/>
        </w:rPr>
      </w:pPr>
      <w:r w:rsidRPr="005954D6">
        <w:rPr>
          <w:lang w:val="sr-Cyrl-RS"/>
        </w:rPr>
        <w:t>4.1</w:t>
      </w:r>
      <w:r w:rsidRPr="005954D6">
        <w:rPr>
          <w:lang w:val="sr-Cyrl-RS"/>
        </w:rPr>
        <w:tab/>
        <w:t>Ако унети подаци не задовољавају правила валидације корисник ће бити враћен на форму за унос са поруком о грешци.</w:t>
      </w:r>
    </w:p>
    <w:p w14:paraId="315CDF13" w14:textId="77777777" w:rsidR="00526B48" w:rsidRPr="005954D6" w:rsidRDefault="00526B48" w:rsidP="00F6659D">
      <w:pPr>
        <w:rPr>
          <w:b/>
          <w:lang w:val="sr-Cyrl-RS"/>
        </w:rPr>
      </w:pPr>
    </w:p>
    <w:p w14:paraId="230226B9" w14:textId="77777777" w:rsidR="00613213" w:rsidRPr="005954D6" w:rsidRDefault="00613213" w:rsidP="00613213">
      <w:pPr>
        <w:pStyle w:val="1"/>
        <w:rPr>
          <w:lang w:val="sr-Cyrl-RS"/>
        </w:rPr>
      </w:pPr>
      <w:bookmarkStart w:id="45" w:name="_Toc456162701"/>
      <w:r w:rsidRPr="005954D6">
        <w:rPr>
          <w:lang w:val="sr-Cyrl-RS"/>
        </w:rPr>
        <w:t>Анализа</w:t>
      </w:r>
      <w:bookmarkEnd w:id="45"/>
    </w:p>
    <w:p w14:paraId="249454D6" w14:textId="77777777" w:rsidR="00613213" w:rsidRPr="005954D6" w:rsidRDefault="00613213" w:rsidP="00613213">
      <w:pPr>
        <w:pStyle w:val="2"/>
        <w:rPr>
          <w:lang w:val="sr-Cyrl-RS"/>
        </w:rPr>
      </w:pPr>
      <w:bookmarkStart w:id="46" w:name="_Toc456162702"/>
      <w:r w:rsidRPr="005954D6">
        <w:rPr>
          <w:lang w:val="sr-Cyrl-RS"/>
        </w:rPr>
        <w:t>Понашање софтверског система – системски дијаграми секвенци</w:t>
      </w:r>
      <w:bookmarkEnd w:id="46"/>
    </w:p>
    <w:p w14:paraId="6987501C" w14:textId="77777777" w:rsidR="004D5E36" w:rsidRPr="005954D6" w:rsidRDefault="004D5E36" w:rsidP="004D5E36">
      <w:pPr>
        <w:pStyle w:val="3"/>
        <w:rPr>
          <w:lang w:val="sr-Cyrl-RS"/>
        </w:rPr>
      </w:pPr>
      <w:bookmarkStart w:id="47" w:name="_Toc456162703"/>
      <w:r w:rsidRPr="005954D6">
        <w:rPr>
          <w:lang w:val="sr-Cyrl-RS"/>
        </w:rPr>
        <w:t>ДС 1: Додавање нове теме у форум</w:t>
      </w:r>
      <w:bookmarkEnd w:id="47"/>
    </w:p>
    <w:p w14:paraId="07192F1F" w14:textId="77777777" w:rsidR="004D5E36" w:rsidRPr="005954D6" w:rsidRDefault="004D5E36" w:rsidP="00147429">
      <w:pPr>
        <w:rPr>
          <w:b/>
          <w:lang w:val="sr-Cyrl-RS"/>
        </w:rPr>
      </w:pPr>
      <w:r w:rsidRPr="005954D6">
        <w:rPr>
          <w:b/>
          <w:lang w:val="sr-Cyrl-RS"/>
        </w:rPr>
        <w:t>Основни сценарио СК:</w:t>
      </w:r>
    </w:p>
    <w:p w14:paraId="6C316FC8" w14:textId="4B812C77" w:rsidR="004D5E36" w:rsidRPr="005954D6" w:rsidRDefault="004D5E36" w:rsidP="00A60A85">
      <w:pPr>
        <w:pStyle w:val="a"/>
        <w:numPr>
          <w:ilvl w:val="0"/>
          <w:numId w:val="18"/>
        </w:numPr>
        <w:rPr>
          <w:lang w:val="sr-Cyrl-RS"/>
        </w:rPr>
      </w:pPr>
      <w:r w:rsidRPr="005954D6">
        <w:rPr>
          <w:b/>
          <w:lang w:val="sr-Cyrl-RS"/>
        </w:rPr>
        <w:t>Корисник</w:t>
      </w:r>
      <w:r w:rsidR="003C0447" w:rsidRPr="005954D6">
        <w:rPr>
          <w:b/>
          <w:lang w:val="sr-Cyrl-RS"/>
        </w:rPr>
        <w:t xml:space="preserve"> </w:t>
      </w:r>
      <w:r w:rsidRPr="005954D6">
        <w:rPr>
          <w:u w:val="single"/>
          <w:lang w:val="sr-Cyrl-RS"/>
        </w:rPr>
        <w:t>позива</w:t>
      </w:r>
      <w:r w:rsidR="003C0447" w:rsidRPr="005954D6">
        <w:rPr>
          <w:u w:val="single"/>
          <w:lang w:val="sr-Cyrl-RS"/>
        </w:rPr>
        <w:t xml:space="preserve"> </w:t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да врати листу свих тема у форуму. (АПСО)</w:t>
      </w:r>
    </w:p>
    <w:p w14:paraId="57B18470" w14:textId="77777777" w:rsidR="00B627EF" w:rsidRPr="005954D6" w:rsidRDefault="00B627EF" w:rsidP="00B627EF">
      <w:pPr>
        <w:pStyle w:val="a"/>
        <w:rPr>
          <w:lang w:val="sr-Cyrl-RS"/>
        </w:rPr>
      </w:pPr>
      <w:r w:rsidRPr="005954D6">
        <w:rPr>
          <w:b/>
          <w:lang w:val="sr-Cyrl-RS"/>
        </w:rPr>
        <w:t xml:space="preserve">Систем </w:t>
      </w:r>
      <w:r w:rsidRPr="005954D6">
        <w:rPr>
          <w:u w:val="single"/>
          <w:lang w:val="sr-Cyrl-RS"/>
        </w:rPr>
        <w:t>приказује</w:t>
      </w:r>
      <w:r w:rsidRPr="005954D6">
        <w:rPr>
          <w:lang w:val="sr-Cyrl-RS"/>
        </w:rPr>
        <w:t xml:space="preserve"> листу тема у изабраном форуму. (ИА)</w:t>
      </w:r>
    </w:p>
    <w:p w14:paraId="1B0A035E" w14:textId="14221778" w:rsidR="004D5E36" w:rsidRPr="005954D6" w:rsidRDefault="004D5E36" w:rsidP="004D5E36">
      <w:pPr>
        <w:pStyle w:val="a"/>
        <w:rPr>
          <w:lang w:val="sr-Cyrl-RS"/>
        </w:rPr>
      </w:pPr>
      <w:r w:rsidRPr="005954D6">
        <w:rPr>
          <w:b/>
          <w:lang w:val="sr-Cyrl-RS"/>
        </w:rPr>
        <w:t>Корисник</w:t>
      </w:r>
      <w:r w:rsidR="00B627EF" w:rsidRPr="005954D6">
        <w:rPr>
          <w:b/>
          <w:lang w:val="sr-Cyrl-RS"/>
        </w:rPr>
        <w:t xml:space="preserve"> </w:t>
      </w:r>
      <w:r w:rsidRPr="005954D6">
        <w:rPr>
          <w:u w:val="single"/>
          <w:lang w:val="sr-Cyrl-RS"/>
        </w:rPr>
        <w:t>позива</w:t>
      </w:r>
      <w:r w:rsidR="00B627EF" w:rsidRPr="005954D6">
        <w:rPr>
          <w:u w:val="single"/>
          <w:lang w:val="sr-Cyrl-RS"/>
        </w:rPr>
        <w:t xml:space="preserve"> </w:t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да креира тему и прву поруку. (АПСО)</w:t>
      </w:r>
    </w:p>
    <w:p w14:paraId="13B13DC5" w14:textId="77777777" w:rsidR="00B627EF" w:rsidRPr="005954D6" w:rsidRDefault="00B627EF" w:rsidP="00B627EF">
      <w:pPr>
        <w:pStyle w:val="a"/>
        <w:rPr>
          <w:lang w:val="sr-Cyrl-RS"/>
        </w:rPr>
      </w:pPr>
      <w:r w:rsidRPr="005954D6">
        <w:rPr>
          <w:b/>
          <w:lang w:val="sr-Cyrl-RS"/>
        </w:rPr>
        <w:t xml:space="preserve">Систем </w:t>
      </w:r>
      <w:r w:rsidRPr="005954D6">
        <w:rPr>
          <w:u w:val="single"/>
          <w:lang w:val="sr-Cyrl-RS"/>
        </w:rPr>
        <w:t>приказује</w:t>
      </w:r>
      <w:r w:rsidRPr="005954D6">
        <w:rPr>
          <w:lang w:val="sr-Cyrl-RS"/>
        </w:rPr>
        <w:t xml:space="preserve"> креирану тему са првом поруком. (ИА)</w:t>
      </w:r>
    </w:p>
    <w:p w14:paraId="4B13BCED" w14:textId="09A4E594" w:rsidR="004D5E36" w:rsidRPr="005954D6" w:rsidRDefault="004A5673" w:rsidP="009D368F">
      <w:pPr>
        <w:jc w:val="center"/>
        <w:rPr>
          <w:rFonts w:eastAsia="Times New Roman" w:cs="Times New Roman"/>
          <w:noProof/>
          <w:lang w:val="sr-Cyrl-RS"/>
        </w:rPr>
      </w:pPr>
      <w:r w:rsidRPr="005954D6">
        <w:rPr>
          <w:rFonts w:eastAsia="Times New Roman" w:cs="Times New Roman"/>
          <w:noProof/>
          <w:lang w:val="sr-Cyrl-RS"/>
        </w:rPr>
        <mc:AlternateContent>
          <mc:Choice Requires="wpc">
            <w:drawing>
              <wp:inline distT="0" distB="0" distL="0" distR="0" wp14:anchorId="4985C3CF" wp14:editId="6A9FA5B4">
                <wp:extent cx="3810000" cy="2714625"/>
                <wp:effectExtent l="0" t="0" r="0" b="0"/>
                <wp:docPr id="457" name="Подлога за цртањ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628" name="Group 129"/>
                        <wpg:cNvGrpSpPr/>
                        <wpg:grpSpPr>
                          <a:xfrm>
                            <a:off x="18996" y="122672"/>
                            <a:ext cx="781050" cy="838474"/>
                            <a:chOff x="476250" y="160950"/>
                            <a:chExt cx="781050" cy="838474"/>
                          </a:xfrm>
                        </wpg:grpSpPr>
                        <wpg:grpSp>
                          <wpg:cNvPr id="629" name="Group 186"/>
                          <wpg:cNvGrpSpPr/>
                          <wpg:grpSpPr>
                            <a:xfrm>
                              <a:off x="703874" y="160950"/>
                              <a:ext cx="294059" cy="600349"/>
                              <a:chOff x="0" y="0"/>
                              <a:chExt cx="381813" cy="779211"/>
                            </a:xfrm>
                          </wpg:grpSpPr>
                          <wps:wsp>
                            <wps:cNvPr id="630" name="Oval 189"/>
                            <wps:cNvSpPr/>
                            <wps:spPr>
                              <a:xfrm>
                                <a:off x="95414" y="0"/>
                                <a:ext cx="198782" cy="198782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55308C92" w14:textId="77777777" w:rsidR="004A0D15" w:rsidRDefault="004A0D15" w:rsidP="004D5E36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31" name="Straight Connector 191"/>
                            <wps:cNvCnPr/>
                            <wps:spPr>
                              <a:xfrm flipH="1">
                                <a:off x="194419" y="198782"/>
                                <a:ext cx="386" cy="302133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632" name="Straight Connector 192"/>
                            <wps:cNvCnPr/>
                            <wps:spPr>
                              <a:xfrm flipH="1">
                                <a:off x="47706" y="500597"/>
                                <a:ext cx="146328" cy="278432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633" name="Straight Connector 195"/>
                            <wps:cNvCnPr/>
                            <wps:spPr>
                              <a:xfrm>
                                <a:off x="194627" y="500835"/>
                                <a:ext cx="186981" cy="278376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634" name="Straight Connector 202"/>
                            <wps:cNvCnPr/>
                            <wps:spPr>
                              <a:xfrm>
                                <a:off x="0" y="285865"/>
                                <a:ext cx="381813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  <wps:wsp>
                          <wps:cNvPr id="635" name="Text Box 15"/>
                          <wps:cNvSpPr txBox="1"/>
                          <wps:spPr>
                            <a:xfrm>
                              <a:off x="476250" y="723199"/>
                              <a:ext cx="781050" cy="2762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4F3ACC61" w14:textId="77777777" w:rsidR="004A0D15" w:rsidRPr="00EF778F" w:rsidRDefault="004A0D15" w:rsidP="004D5E36">
                                <w:pPr>
                                  <w:pStyle w:val="TextBox"/>
                                </w:pPr>
                                <w:r>
                                  <w:t>Корисник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636" name="Rectangle 131"/>
                        <wps:cNvSpPr/>
                        <wps:spPr>
                          <a:xfrm>
                            <a:off x="2676527" y="413312"/>
                            <a:ext cx="885824" cy="38010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5991705F" w14:textId="77777777" w:rsidR="004A0D15" w:rsidRPr="00EF778F" w:rsidRDefault="004A0D15" w:rsidP="004D5E36">
                              <w:pPr>
                                <w:pStyle w:val="TextBox"/>
                              </w:pPr>
                              <w:r>
                                <w:t>Систем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Rectangle 132"/>
                        <wps:cNvSpPr/>
                        <wps:spPr>
                          <a:xfrm>
                            <a:off x="357284" y="942975"/>
                            <a:ext cx="76547" cy="1440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Straight Connector 134"/>
                        <wps:cNvCnPr/>
                        <wps:spPr>
                          <a:xfrm>
                            <a:off x="3133726" y="828675"/>
                            <a:ext cx="0" cy="154800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bodyPr/>
                      </wps:wsp>
                      <wps:wsp>
                        <wps:cNvPr id="639" name="Rectangle 204"/>
                        <wps:cNvSpPr/>
                        <wps:spPr>
                          <a:xfrm>
                            <a:off x="3095627" y="1143000"/>
                            <a:ext cx="76547" cy="396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Straight Arrow Connector 135"/>
                        <wps:cNvCnPr/>
                        <wps:spPr>
                          <a:xfrm>
                            <a:off x="433831" y="1162050"/>
                            <a:ext cx="26617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 w="lg" len="med"/>
                          </a:ln>
                          <a:effectLst/>
                        </wps:spPr>
                        <wps:bodyPr/>
                      </wps:wsp>
                      <wps:wsp>
                        <wps:cNvPr id="449" name="Text Box 137"/>
                        <wps:cNvSpPr txBox="1"/>
                        <wps:spPr>
                          <a:xfrm>
                            <a:off x="828674" y="932571"/>
                            <a:ext cx="1990726" cy="258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3EA87EC0" w14:textId="548C83AA" w:rsidR="004A0D15" w:rsidRPr="008D3BE3" w:rsidRDefault="004A0D15" w:rsidP="004D5E36">
                              <w:pPr>
                                <w:pStyle w:val="TextBox"/>
                              </w:pPr>
                              <w:r>
                                <w:t>vratiTeme(forumID)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Straight Arrow Connector 206"/>
                        <wps:cNvCnPr/>
                        <wps:spPr>
                          <a:xfrm>
                            <a:off x="433831" y="1476375"/>
                            <a:ext cx="26617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arrow" w="lg" len="med"/>
                            <a:tailEnd type="none" w="lg" len="med"/>
                          </a:ln>
                          <a:effectLst/>
                        </wps:spPr>
                        <wps:bodyPr/>
                      </wps:wsp>
                      <wps:wsp>
                        <wps:cNvPr id="451" name="Text Box 207"/>
                        <wps:cNvSpPr txBox="1"/>
                        <wps:spPr>
                          <a:xfrm>
                            <a:off x="838199" y="1246896"/>
                            <a:ext cx="1990726" cy="258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426929CB" w14:textId="35717ADB" w:rsidR="004A0D15" w:rsidRPr="008D3BE3" w:rsidRDefault="004A0D15" w:rsidP="004D5E36">
                              <w:pPr>
                                <w:pStyle w:val="TextBox"/>
                              </w:pPr>
                              <w:r>
                                <w:rPr>
                                  <w:lang w:val="sr-Latn-RS"/>
                                </w:rPr>
                                <w:t>List&lt;</w:t>
                              </w:r>
                              <w:r>
                                <w:t>Tema&gt;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Rectangle 216"/>
                        <wps:cNvSpPr/>
                        <wps:spPr>
                          <a:xfrm>
                            <a:off x="3095627" y="1828800"/>
                            <a:ext cx="76547" cy="396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Straight Arrow Connector 217"/>
                        <wps:cNvCnPr/>
                        <wps:spPr>
                          <a:xfrm>
                            <a:off x="433831" y="1847850"/>
                            <a:ext cx="26617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 w="lg" len="med"/>
                          </a:ln>
                          <a:effectLst/>
                        </wps:spPr>
                        <wps:bodyPr/>
                      </wps:wsp>
                      <wps:wsp>
                        <wps:cNvPr id="454" name="Text Box 218"/>
                        <wps:cNvSpPr txBox="1"/>
                        <wps:spPr>
                          <a:xfrm>
                            <a:off x="838199" y="1618371"/>
                            <a:ext cx="1990726" cy="258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42B387E6" w14:textId="4C254DC6" w:rsidR="004A0D15" w:rsidRPr="008D3BE3" w:rsidRDefault="004A0D15" w:rsidP="004D5E36">
                              <w:pPr>
                                <w:pStyle w:val="TextBox"/>
                              </w:pPr>
                              <w:r>
                                <w:t>kreirajTemu(Forum,Naslov,Tekst)</w:t>
                              </w:r>
                            </w:p>
                            <w:p w14:paraId="7C716A67" w14:textId="77777777" w:rsidR="004A0D15" w:rsidRDefault="004A0D1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Straight Arrow Connector 219"/>
                        <wps:cNvCnPr/>
                        <wps:spPr>
                          <a:xfrm>
                            <a:off x="433831" y="2162175"/>
                            <a:ext cx="26617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arrow" w="lg" len="med"/>
                            <a:tailEnd type="none" w="lg" len="med"/>
                          </a:ln>
                          <a:effectLst/>
                        </wps:spPr>
                        <wps:bodyPr/>
                      </wps:wsp>
                      <wps:wsp>
                        <wps:cNvPr id="456" name="Text Box 229"/>
                        <wps:cNvSpPr txBox="1"/>
                        <wps:spPr>
                          <a:xfrm>
                            <a:off x="847724" y="1932696"/>
                            <a:ext cx="1990726" cy="258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31D702CE" w14:textId="556A718E" w:rsidR="004A0D15" w:rsidRPr="00E203EC" w:rsidRDefault="004A0D15" w:rsidP="004D5E36">
                              <w:pPr>
                                <w:pStyle w:val="TextBox"/>
                                <w:rPr>
                                  <w:lang w:val="sr-Latn-RS"/>
                                </w:rPr>
                              </w:pPr>
                              <w:r>
                                <w:rPr>
                                  <w:lang w:val="sr-Latn-RS"/>
                                </w:rPr>
                                <w:t>Tema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985C3CF" id="Подлога за цртање 2" o:spid="_x0000_s1026" editas="canvas" style="width:300pt;height:213.75pt;mso-position-horizontal-relative:char;mso-position-vertical-relative:line" coordsize="38100,27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8100;height:27146;visibility:visible;mso-wrap-style:square">
                  <v:fill o:detectmouseclick="t"/>
                  <v:path o:connecttype="none"/>
                </v:shape>
                <v:group id="Group 129" o:spid="_x0000_s1028" style="position:absolute;left:189;top:1226;width:7811;height:8385" coordorigin="4762,1609" coordsize="7810,8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0HX8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qSRVgb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+rQdfwwAAANwAAAAP&#10;AAAAAAAAAAAAAAAAAKoCAABkcnMvZG93bnJldi54bWxQSwUGAAAAAAQABAD6AAAAmgMAAAAA&#10;">
                  <v:group id="Group 186" o:spid="_x0000_s1029" style="position:absolute;left:7038;top:1609;width:2941;height:6003" coordsize="3818,77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GixM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QL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4aLExgAAANwA&#10;AAAPAAAAAAAAAAAAAAAAAKoCAABkcnMvZG93bnJldi54bWxQSwUGAAAAAAQABAD6AAAAnQMAAAAA&#10;">
                    <v:oval id="Oval 189" o:spid="_x0000_s1030" style="position:absolute;left:954;width:1987;height:19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Pa08QA&#10;AADcAAAADwAAAGRycy9kb3ducmV2LnhtbERPy2rCQBTdC/7DcIVuRCdpaZTUUUpoqSvxCe3ukrlN&#10;opk7aWZq0r93FgWXh/NerHpTiyu1rrKsIJ5GIIhzqysuFBwP75M5COeRNdaWScEfOVgth4MFptp2&#10;vKPr3hcihLBLUUHpfZNK6fKSDLqpbYgD921bgz7AtpC6xS6Em1o+RlEiDVYcGkpsKCspv+x/jYJs&#10;k43P25/1KXn7+Epm8aZ7jj+3Sj2M+tcXEJ56fxf/u9daQfIU5ocz4Qj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D2tPEAAAA3AAAAA8AAAAAAAAAAAAAAAAAmAIAAGRycy9k&#10;b3ducmV2LnhtbFBLBQYAAAAABAAEAPUAAACJAwAAAAA=&#10;" fillcolor="window" strokecolor="windowText">
                      <v:textbox>
                        <w:txbxContent>
                          <w:p w14:paraId="55308C92" w14:textId="77777777" w:rsidR="004A0D15" w:rsidRDefault="004A0D15" w:rsidP="004D5E36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  <v:line id="Straight Connector 191" o:spid="_x0000_s1031" style="position:absolute;flip:x;visibility:visible;mso-wrap-style:square" from="1944,1987" to="1948,50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cj4sYAAADcAAAADwAAAGRycy9kb3ducmV2LnhtbESPQWsCMRSE70L/Q3iFXopmbYvY1Sgi&#10;CB68VGWlt+fmdbPs5mWbRN3++6ZQ8DjMzDfMfNnbVlzJh9qxgvEoA0FcOl1zpeB42AynIEJE1tg6&#10;JgU/FGC5eBjMMdfuxh903cdKJAiHHBWYGLtcylAashhGriNO3pfzFmOSvpLa4y3BbStfsmwiLdac&#10;Fgx2tDZUNvuLVSCnu+dvvzq/NUVzOr2boiy6z51ST4/9agYiUh/v4f/2ViuYvI7h70w6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5XI+LGAAAA3AAAAA8AAAAAAAAA&#10;AAAAAAAAoQIAAGRycy9kb3ducmV2LnhtbFBLBQYAAAAABAAEAPkAAACUAwAAAAA=&#10;"/>
                    <v:line id="Straight Connector 192" o:spid="_x0000_s1032" style="position:absolute;flip:x;visibility:visible;mso-wrap-style:square" from="477,5005" to="1940,77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oW9lcYAAADcAAAADwAAAGRycy9kb3ducmV2LnhtbESPQWsCMRSE74X+h/AKvUjNVkXsahQp&#10;FDx4qZaV3p6b182ym5dtEnX9940g9DjMzDfMYtXbVpzJh9qxgtdhBoK4dLrmSsHX/uNlBiJEZI2t&#10;Y1JwpQCr5ePDAnPtLvxJ512sRIJwyFGBibHLpQylIYth6Dri5P04bzEm6SupPV4S3LZylGVTabHm&#10;tGCwo3dDZbM7WQVyth38+vVx0hTN4fBmirLovrdKPT/16zmISH38D9/bG61gOh7B7Uw6AnL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6FvZXGAAAA3AAAAA8AAAAAAAAA&#10;AAAAAAAAoQIAAGRycy9kb3ducmV2LnhtbFBLBQYAAAAABAAEAPkAAACUAwAAAAA=&#10;"/>
                    <v:line id="Straight Connector 195" o:spid="_x0000_s1033" style="position:absolute;visibility:visible;mso-wrap-style:square" from="1946,5008" to="3816,7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2ZccYAAADcAAAADwAAAGRycy9kb3ducmV2LnhtbESPQWvCQBSE7wX/w/IK3uqmDQRJXUWU&#10;gvZQ1Bba4zP7mqRm34bdNYn/3hWEHoeZ+YaZLQbTiI6cry0reJ4kIIgLq2suFXx9vj1NQfiArLGx&#10;TAou5GExHz3MMNe25z11h1CKCGGfo4IqhDaX0hcVGfQT2xJH79c6gyFKV0rtsI9w08iXJMmkwZrj&#10;QoUtrSoqToezUfCR7rJuuX3fDN/b7Fis98efv94pNX4clq8gAg3hP3xvb7SCLE3hdiYeATm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jtmXHGAAAA3AAAAA8AAAAAAAAA&#10;AAAAAAAAoQIAAGRycy9kb3ducmV2LnhtbFBLBQYAAAAABAAEAPkAAACUAwAAAAA=&#10;"/>
                    <v:line id="Straight Connector 202" o:spid="_x0000_s1034" style="position:absolute;visibility:visible;mso-wrap-style:square" from="0,2858" to="3818,2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QBBccAAADcAAAADwAAAGRycy9kb3ducmV2LnhtbESPT2vCQBTE74LfYXlCb7qxliCpq4il&#10;oD2U+gfa4zP7mkSzb8PuNkm/fbcgeBxm5jfMYtWbWrTkfGVZwXSSgCDOra64UHA6vo7nIHxA1lhb&#10;JgW/5GG1HA4WmGnb8Z7aQyhEhLDPUEEZQpNJ6fOSDPqJbYij922dwRClK6R22EW4qeVjkqTSYMVx&#10;ocSGNiXl18OPUfA++0jb9e5t23/u0nP+sj9/XTqn1MOoXz+DCNSHe/jW3moF6ewJ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BAEFxwAAANwAAAAPAAAAAAAA&#10;AAAAAAAAAKECAABkcnMvZG93bnJldi54bWxQSwUGAAAAAAQABAD5AAAAlQMAAAAA&#10;"/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" o:spid="_x0000_s1035" type="#_x0000_t202" style="position:absolute;left:4762;top:7231;width:7811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WuQ8cA&#10;AADcAAAADwAAAGRycy9kb3ducmV2LnhtbESPQWvCQBSE70L/w/IKvelGSySkriIBaRF7SOqlt9fs&#10;Mwlm36bZrYn++m6h4HGYmW+Y1WY0rbhQ7xrLCuazCARxaXXDlYLjx26agHAeWWNrmRRcycFm/TBZ&#10;YartwDldCl+JAGGXooLa+y6V0pU1GXQz2xEH72R7gz7IvpK6xyHATSsXUbSUBhsOCzV2lNVUnosf&#10;o2Cf7d4x/1qY5NZmr4fTtvs+fsZKPT2O2xcQnkZ/D/+337SC5XMMf2fCEZ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clrkPHAAAA3AAAAA8AAAAAAAAAAAAAAAAAmAIAAGRy&#10;cy9kb3ducmV2LnhtbFBLBQYAAAAABAAEAPUAAACMAwAAAAA=&#10;" filled="f" stroked="f" strokeweight=".5pt">
                    <v:textbox>
                      <w:txbxContent>
                        <w:p w14:paraId="4F3ACC61" w14:textId="77777777" w:rsidR="004A0D15" w:rsidRPr="00EF778F" w:rsidRDefault="004A0D15" w:rsidP="004D5E36">
                          <w:pPr>
                            <w:pStyle w:val="TextBox"/>
                          </w:pPr>
                          <w:r>
                            <w:t>Корисник</w:t>
                          </w:r>
                        </w:p>
                      </w:txbxContent>
                    </v:textbox>
                  </v:shape>
                </v:group>
                <v:rect id="Rectangle 131" o:spid="_x0000_s1036" style="position:absolute;left:26765;top:4133;width:8858;height:38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f7NMMA&#10;AADcAAAADwAAAGRycy9kb3ducmV2LnhtbESPQWvCQBSE74X+h+UJvZS6USFI6iqxoPSqxvsz+8wG&#10;s2/D7hrTf98VCj0OM/MNs9qMthMD+dA6VjCbZiCIa6dbbhRUp93HEkSIyBo7x6TghwJs1q8vKyy0&#10;e/CBhmNsRIJwKFCBibEvpAy1IYth6nri5F2dtxiT9I3UHh8Jbjs5z7JcWmw5LRjs6ctQfTverYJ4&#10;Kc1p5rflvarfD/llvxtu27NSb5Ox/AQRaYz/4b/2t1aQL3J4nklH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Af7NMMAAADcAAAADwAAAAAAAAAAAAAAAACYAgAAZHJzL2Rv&#10;d25yZXYueG1sUEsFBgAAAAAEAAQA9QAAAIgDAAAAAA==&#10;" fillcolor="window" strokecolor="windowText" strokeweight=".5pt">
                  <v:textbox>
                    <w:txbxContent>
                      <w:p w14:paraId="5991705F" w14:textId="77777777" w:rsidR="004A0D15" w:rsidRPr="00EF778F" w:rsidRDefault="004A0D15" w:rsidP="004D5E36">
                        <w:pPr>
                          <w:pStyle w:val="TextBox"/>
                        </w:pPr>
                        <w:r>
                          <w:t>Систем</w:t>
                        </w:r>
                      </w:p>
                    </w:txbxContent>
                  </v:textbox>
                </v:rect>
                <v:rect id="Rectangle 132" o:spid="_x0000_s1037" style="position:absolute;left:3572;top:9429;width:766;height:144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ter8QA&#10;AADcAAAADwAAAGRycy9kb3ducmV2LnhtbESPzWrDMBCE74G+g9hCLqGRk4JTXCvBKaT0mp/eN9bW&#10;MrZWRlIc9+2rQqHHYWa+YcrdZHsxkg+tYwWrZQaCuHa65UbB5Xx4egERIrLG3jEp+KYAu+3DrMRC&#10;uzsfaTzFRiQIhwIVmBiHQspQG7IYlm4gTt6X8xZjkr6R2uM9wW0v11mWS4stpwWDA70ZqrvTzSqI&#10;18qcV35f3S714phf3w9jt/9Uav44Va8gIk3xP/zX/tAK8ucN/J5JR0B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LXq/EAAAA3AAAAA8AAAAAAAAAAAAAAAAAmAIAAGRycy9k&#10;b3ducmV2LnhtbFBLBQYAAAAABAAEAPUAAACJAwAAAAA=&#10;" fillcolor="window" strokecolor="windowText" strokeweight=".5pt"/>
                <v:line id="Straight Connector 134" o:spid="_x0000_s1038" style="position:absolute;visibility:visible;mso-wrap-style:square" from="31337,8286" to="31337,237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PiBcEAAADcAAAADwAAAGRycy9kb3ducmV2LnhtbERPy4rCMBTdC/MP4QpuZExVfNBplFEQ&#10;dKHMONL1pbnTFpub0sRa/94sBJeH807WnalES40rLSsYjyIQxJnVJecKLn+7zyUI55E1VpZJwYMc&#10;rFcfvQRjbe/8S+3Z5yKEsItRQeF9HUvpsoIMupGtiQP3bxuDPsAml7rBewg3lZxE0VwaLDk0FFjT&#10;tqDser4ZBUzDND9WXJuoWxw2P6lczE6tUoN+9/0FwlPn3+KXe68VzKdhbTgTjoBcP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4w+IFwQAAANwAAAAPAAAAAAAAAAAAAAAA&#10;AKECAABkcnMvZG93bnJldi54bWxQSwUGAAAAAAQABAD5AAAAjwMAAAAA&#10;" strokeweight=".5pt">
                  <v:stroke dashstyle="dash"/>
                </v:line>
                <v:rect id="Rectangle 204" o:spid="_x0000_s1039" style="position:absolute;left:30956;top:11430;width:765;height:39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hvRsQA&#10;AADcAAAADwAAAGRycy9kb3ducmV2LnhtbESPzWrDMBCE74G+g9hCLqGRk4JJXSvBKaT0mp/eN9bW&#10;MrZWRlIc9+2rQqHHYWa+YcrdZHsxkg+tYwWrZQaCuHa65UbB5Xx42oAIEVlj75gUfFOA3fZhVmKh&#10;3Z2PNJ5iIxKEQ4EKTIxDIWWoDVkMSzcQJ+/LeYsxSd9I7fGe4LaX6yzLpcWW04LBgd4M1d3pZhXE&#10;a2XOK7+vbpd6ccyv74ex238qNX+cqlcQkab4H/5rf2gF+fML/J5JR0B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Yb0bEAAAA3AAAAA8AAAAAAAAAAAAAAAAAmAIAAGRycy9k&#10;b3ducmV2LnhtbFBLBQYAAAAABAAEAPUAAACJAwAAAAA=&#10;" fillcolor="window" strokecolor="windowText" strokeweight=".5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35" o:spid="_x0000_s1040" type="#_x0000_t32" style="position:absolute;left:4338;top:11620;width:2661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9ZmzMEAAADcAAAADwAAAGRycy9kb3ducmV2LnhtbERPTWvCQBC9F/wPywi91U2LiE1dpQiV&#10;9iJqxfOYnWZDsrMhu03Sf985CB4f73u1GX2jeupiFdjA8ywDRVwEW3Fp4Pz98bQEFROyxSYwGfij&#10;CJv15GGFuQ0DH6k/pVJJCMccDbiU2lzrWDjyGGehJRbuJ3Qek8Cu1LbDQcJ9o1+ybKE9ViwNDlva&#10;Oirq0683MO8vy6/BHS+73X5bN3V18K/XgzGP0/H9DVSiMd3FN/enFd9c1soZOQJ6/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/1mbMwQAAANwAAAAPAAAAAAAAAAAAAAAA&#10;AKECAABkcnMvZG93bnJldi54bWxQSwUGAAAAAAQABAD5AAAAjwMAAAAA&#10;">
                  <v:stroke endarrow="open" endarrowwidth="wide"/>
                </v:shape>
                <v:shape id="Text Box 137" o:spid="_x0000_s1041" type="#_x0000_t202" style="position:absolute;left:8286;top:9325;width:19908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q52scA&#10;AADcAAAADwAAAGRycy9kb3ducmV2LnhtbESPQWvCQBSE70L/w/IKvemmEouNriIBqUh7iPXS2zP7&#10;TEKzb9PsNon99a4g9DjMzDfMcj2YWnTUusqygudJBII4t7riQsHxczueg3AeWWNtmRRcyMF69TBa&#10;YqJtzxl1B1+IAGGXoILS+yaR0uUlGXQT2xAH72xbgz7ItpC6xT7ATS2nUfQiDVYcFkpsKC0p/z78&#10;GgX7dPuB2Wlq5n91+vZ+3jQ/x6+ZUk+Pw2YBwtPg/8P39k4riONXuJ0JR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OqudrHAAAA3AAAAA8AAAAAAAAAAAAAAAAAmAIAAGRy&#10;cy9kb3ducmV2LnhtbFBLBQYAAAAABAAEAPUAAACMAwAAAAA=&#10;" filled="f" stroked="f" strokeweight=".5pt">
                  <v:textbox>
                    <w:txbxContent>
                      <w:p w14:paraId="3EA87EC0" w14:textId="548C83AA" w:rsidR="004A0D15" w:rsidRPr="008D3BE3" w:rsidRDefault="004A0D15" w:rsidP="004D5E36">
                        <w:pPr>
                          <w:pStyle w:val="TextBox"/>
                        </w:pPr>
                        <w:r>
                          <w:t>vratiTeme(forumID)</w:t>
                        </w:r>
                      </w:p>
                    </w:txbxContent>
                  </v:textbox>
                </v:shape>
                <v:shape id="Straight Arrow Connector 206" o:spid="_x0000_s1042" type="#_x0000_t32" style="position:absolute;left:4338;top:14763;width:2661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Ya1MAAAADcAAAADwAAAGRycy9kb3ducmV2LnhtbERPzWrCQBC+F3yHZQRvdZPaSomuEgVB&#10;sBdTH2DMjkkwOxuyW41v3zkIHj++/+V6cK26UR8azwbSaQKKuPS24crA6Xf3/g0qRGSLrWcy8KAA&#10;69XobYmZ9Xc+0q2IlZIQDhkaqGPsMq1DWZPDMPUdsXAX3zuMAvtK2x7vEu5a/ZEkc+2wYWmosaNt&#10;TeW1+HPSmx6botp4/DnNz3maz87+4A7GTMZDvgAVaYgv8dO9twY+v2S+nJEjoFf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lGGtTAAAAA3AAAAA8AAAAAAAAAAAAAAAAA&#10;oQIAAGRycy9kb3ducmV2LnhtbFBLBQYAAAAABAAEAPkAAACOAwAAAAA=&#10;">
                  <v:stroke startarrow="open" startarrowwidth="wide" endarrowwidth="wide"/>
                </v:shape>
                <v:shape id="Text Box 207" o:spid="_x0000_s1043" type="#_x0000_t202" style="position:absolute;left:8381;top:12468;width:19908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UjAccA&#10;AADcAAAADwAAAGRycy9kb3ducmV2LnhtbESPQWvCQBSE74X+h+UJvdVNpEpIXUMIBEtpD1ovvb1m&#10;n0kw+zbNrpr6692C4HGYmW+YZTaaTpxocK1lBfE0AkFcWd1yrWD3VT4nIJxH1thZJgV/5CBbPT4s&#10;MdX2zBs6bX0tAoRdigoa7/tUSlc1ZNBNbU8cvL0dDPogh1rqAc8Bbjo5i6KFNNhyWGiwp6Kh6rA9&#10;GgXvRfmJm5+ZSS5dsf7Y5/3v7nuu1NNkzF9BeBr9PXxrv2kFL/MY/s+EI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gFIwHHAAAA3AAAAA8AAAAAAAAAAAAAAAAAmAIAAGRy&#10;cy9kb3ducmV2LnhtbFBLBQYAAAAABAAEAPUAAACMAwAAAAA=&#10;" filled="f" stroked="f" strokeweight=".5pt">
                  <v:textbox>
                    <w:txbxContent>
                      <w:p w14:paraId="426929CB" w14:textId="35717ADB" w:rsidR="004A0D15" w:rsidRPr="008D3BE3" w:rsidRDefault="004A0D15" w:rsidP="004D5E36">
                        <w:pPr>
                          <w:pStyle w:val="TextBox"/>
                        </w:pPr>
                        <w:r>
                          <w:rPr>
                            <w:lang w:val="sr-Latn-RS"/>
                          </w:rPr>
                          <w:t>List&lt;</w:t>
                        </w:r>
                        <w:r>
                          <w:t>Tema&gt;</w:t>
                        </w:r>
                      </w:p>
                    </w:txbxContent>
                  </v:textbox>
                </v:shape>
                <v:rect id="Rectangle 216" o:spid="_x0000_s1044" style="position:absolute;left:30956;top:18288;width:765;height:39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d2dsMA&#10;AADcAAAADwAAAGRycy9kb3ducmV2LnhtbESPQWsCMRSE74X+h/CEXkrNKiqyNcpasHjV1ftz89ws&#10;bl6WJK7bf98UCh6HmfmGWW0G24qefGgcK5iMMxDEldMN1wpO5e5jCSJEZI2tY1LwQwE269eXFeba&#10;PfhA/THWIkE45KjAxNjlUobKkMUwdh1x8q7OW4xJ+lpqj48Et62cZtlCWmw4LRjs6MtQdTverYJ4&#10;KUw58dvifqreD4vL966/bc9KvY2G4hNEpCE+w//tvVYwm0/h70w6An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yd2dsMAAADcAAAADwAAAAAAAAAAAAAAAACYAgAAZHJzL2Rv&#10;d25yZXYueG1sUEsFBgAAAAAEAAQA9QAAAIgDAAAAAA==&#10;" fillcolor="window" strokecolor="windowText" strokeweight=".5pt"/>
                <v:shape id="Straight Arrow Connector 217" o:spid="_x0000_s1045" type="#_x0000_t32" style="position:absolute;left:4338;top:18478;width:2661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tiYMUAAADcAAAADwAAAGRycy9kb3ducmV2LnhtbESPT2vCQBTE7wW/w/IEb3VjbYtGVxGh&#10;Yi/Ff3h+Zp/ZkOzbkF2T9Nt3C4Ueh5nfDLNc97YSLTW+cKxgMk5AEGdOF5wruJw/nmcgfEDWWDkm&#10;Bd/kYb0aPC0x1a7jI7WnkItYwj5FBSaEOpXSZ4Ys+rGriaN3d43FEGWTS91gF8ttJV+S5F1aLDgu&#10;GKxpaygrTw+r4LW9zj47c7zudl/bsiqLg53fDkqNhv1mASJQH/7Df/ReR+5tCr9n4hGQq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KtiYMUAAADcAAAADwAAAAAAAAAA&#10;AAAAAAChAgAAZHJzL2Rvd25yZXYueG1sUEsFBgAAAAAEAAQA+QAAAJMDAAAAAA==&#10;">
                  <v:stroke endarrow="open" endarrowwidth="wide"/>
                </v:shape>
                <v:shape id="Text Box 218" o:spid="_x0000_s1046" type="#_x0000_t202" style="position:absolute;left:8381;top:16183;width:19908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KAmcUA&#10;AADcAAAADwAAAGRycy9kb3ducmV2LnhtbESPT4vCMBTE7wt+h/CEva2pootUo0hBlEUP/rl4ezbP&#10;tti81CZq9dMbYcHjMDO/YcbTxpTiRrUrLCvodiIQxKnVBWcK9rv5zxCE88gaS8uk4EEOppPW1xhj&#10;be+8odvWZyJA2MWoIPe+iqV0aU4GXcdWxME72dqgD7LOpK7xHuCmlL0o+pUGCw4LOVaU5JSet1ej&#10;4C+Zr3Fz7Jnhs0wWq9OsuuwPA6W+281sBMJT4z/h//ZSK+gP+vA+E46AnL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coCZxQAAANwAAAAPAAAAAAAAAAAAAAAAAJgCAABkcnMv&#10;ZG93bnJldi54bWxQSwUGAAAAAAQABAD1AAAAigMAAAAA&#10;" filled="f" stroked="f" strokeweight=".5pt">
                  <v:textbox>
                    <w:txbxContent>
                      <w:p w14:paraId="42B387E6" w14:textId="4C254DC6" w:rsidR="004A0D15" w:rsidRPr="008D3BE3" w:rsidRDefault="004A0D15" w:rsidP="004D5E36">
                        <w:pPr>
                          <w:pStyle w:val="TextBox"/>
                        </w:pPr>
                        <w:r>
                          <w:t>kreirajTemu(Forum,Naslov,Tekst)</w:t>
                        </w:r>
                      </w:p>
                      <w:p w14:paraId="7C716A67" w14:textId="77777777" w:rsidR="004A0D15" w:rsidRDefault="004A0D15"/>
                    </w:txbxContent>
                  </v:textbox>
                </v:shape>
                <v:shape id="Straight Arrow Connector 219" o:spid="_x0000_s1047" type="#_x0000_t32" style="position:absolute;left:4338;top:21621;width:2661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G5TMMAAADcAAAADwAAAGRycy9kb3ducmV2LnhtbESP3WrCQBCF7wu+wzIF7+omtQZJXUMs&#10;FAS9MeYBxuw0Cc3Ohuw2xrfvCoKXh/PzcTbZZDox0uBaywriRQSCuLK65VpBef5+W4NwHlljZ5kU&#10;3MhBtp29bDDV9sonGgtfizDCLkUFjfd9KqWrGjLoFrYnDt6PHQz6IIda6gGvYdx08j2KEmmw5UBo&#10;sKevhqrf4s8Ebnxqi3pn8VgmlzzOlxd7MAel5q9T/gnC0+Sf4Ud7rxV8rFZwPxOOgNz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kxuUzDAAAA3AAAAA8AAAAAAAAAAAAA&#10;AAAAoQIAAGRycy9kb3ducmV2LnhtbFBLBQYAAAAABAAEAPkAAACRAwAAAAA=&#10;">
                  <v:stroke startarrow="open" startarrowwidth="wide" endarrowwidth="wide"/>
                </v:shape>
                <v:shape id="Text Box 229" o:spid="_x0000_s1048" type="#_x0000_t202" style="position:absolute;left:8477;top:19326;width:19907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y7dccA&#10;AADcAAAADwAAAGRycy9kb3ducmV2LnhtbESPQWvCQBSE70L/w/IKvelGaSSkriIBaRF7SOqlt9fs&#10;Mwlm36bZrYn++m6h4HGYmW+Y1WY0rbhQ7xrLCuazCARxaXXDlYLjx26agHAeWWNrmRRcycFm/TBZ&#10;YartwDldCl+JAGGXooLa+y6V0pU1GXQz2xEH72R7gz7IvpK6xyHATSsXUbSUBhsOCzV2lNVUnosf&#10;o2Cf7d4x/1qY5NZmr4fTtvs+fsZKPT2O2xcQnkZ/D/+337SC53gJf2fCEZ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fsu3XHAAAA3AAAAA8AAAAAAAAAAAAAAAAAmAIAAGRy&#10;cy9kb3ducmV2LnhtbFBLBQYAAAAABAAEAPUAAACMAwAAAAA=&#10;" filled="f" stroked="f" strokeweight=".5pt">
                  <v:textbox>
                    <w:txbxContent>
                      <w:p w14:paraId="31D702CE" w14:textId="556A718E" w:rsidR="004A0D15" w:rsidRPr="00E203EC" w:rsidRDefault="004A0D15" w:rsidP="004D5E36">
                        <w:pPr>
                          <w:pStyle w:val="TextBox"/>
                          <w:rPr>
                            <w:lang w:val="sr-Latn-RS"/>
                          </w:rPr>
                        </w:pPr>
                        <w:r>
                          <w:rPr>
                            <w:lang w:val="sr-Latn-RS"/>
                          </w:rPr>
                          <w:t>Tema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FB8C559" w14:textId="77777777" w:rsidR="00E203EC" w:rsidRPr="005954D6" w:rsidRDefault="00E203EC" w:rsidP="00E203EC">
      <w:pPr>
        <w:rPr>
          <w:b/>
          <w:lang w:val="sr-Cyrl-RS"/>
        </w:rPr>
      </w:pPr>
      <w:r w:rsidRPr="005954D6">
        <w:rPr>
          <w:b/>
          <w:lang w:val="sr-Cyrl-RS"/>
        </w:rPr>
        <w:t>Алтернативни сценарио СК:</w:t>
      </w:r>
    </w:p>
    <w:p w14:paraId="6E77F10C" w14:textId="77777777" w:rsidR="00E203EC" w:rsidRPr="005954D6" w:rsidRDefault="00E203EC" w:rsidP="00E203EC">
      <w:pPr>
        <w:pStyle w:val="AltScen"/>
        <w:numPr>
          <w:ilvl w:val="1"/>
          <w:numId w:val="4"/>
        </w:numPr>
        <w:rPr>
          <w:lang w:val="sr-Cyrl-RS"/>
        </w:rPr>
      </w:pPr>
      <w:r w:rsidRPr="005954D6">
        <w:rPr>
          <w:lang w:val="sr-Cyrl-RS"/>
        </w:rPr>
        <w:t>Ако унесени подаци не задовољавају валидацију, биће приказана форма за унос са порукама о грешкама.</w:t>
      </w:r>
    </w:p>
    <w:p w14:paraId="0A67542C" w14:textId="760B1C28" w:rsidR="00E203EC" w:rsidRPr="005954D6" w:rsidRDefault="004A5673" w:rsidP="00E203EC">
      <w:pPr>
        <w:pStyle w:val="AltScen"/>
        <w:ind w:left="0" w:firstLine="0"/>
        <w:jc w:val="center"/>
        <w:rPr>
          <w:lang w:val="sr-Cyrl-RS"/>
        </w:rPr>
      </w:pPr>
      <w:r w:rsidRPr="005954D6">
        <w:rPr>
          <w:rFonts w:eastAsia="Times New Roman" w:cs="Times New Roman"/>
          <w:noProof/>
          <w:lang w:val="sr-Cyrl-RS"/>
        </w:rPr>
        <w:lastRenderedPageBreak/>
        <mc:AlternateContent>
          <mc:Choice Requires="wpc">
            <w:drawing>
              <wp:inline distT="0" distB="0" distL="0" distR="0" wp14:anchorId="1B25792C" wp14:editId="6EDED7D6">
                <wp:extent cx="3810000" cy="2714625"/>
                <wp:effectExtent l="0" t="0" r="0" b="0"/>
                <wp:docPr id="509" name="Canvas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618" name="Group 129"/>
                        <wpg:cNvGrpSpPr/>
                        <wpg:grpSpPr>
                          <a:xfrm>
                            <a:off x="18996" y="122672"/>
                            <a:ext cx="781050" cy="838474"/>
                            <a:chOff x="476250" y="160950"/>
                            <a:chExt cx="781050" cy="838474"/>
                          </a:xfrm>
                        </wpg:grpSpPr>
                        <wpg:grpSp>
                          <wpg:cNvPr id="619" name="Group 186"/>
                          <wpg:cNvGrpSpPr/>
                          <wpg:grpSpPr>
                            <a:xfrm>
                              <a:off x="703874" y="160950"/>
                              <a:ext cx="294059" cy="600349"/>
                              <a:chOff x="0" y="0"/>
                              <a:chExt cx="381813" cy="779211"/>
                            </a:xfrm>
                          </wpg:grpSpPr>
                          <wps:wsp>
                            <wps:cNvPr id="620" name="Oval 189"/>
                            <wps:cNvSpPr/>
                            <wps:spPr>
                              <a:xfrm>
                                <a:off x="95414" y="0"/>
                                <a:ext cx="198782" cy="198782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07A6590A" w14:textId="77777777" w:rsidR="004A0D15" w:rsidRDefault="004A0D15" w:rsidP="00E203EC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21" name="Straight Connector 191"/>
                            <wps:cNvCnPr/>
                            <wps:spPr>
                              <a:xfrm flipH="1">
                                <a:off x="194419" y="198782"/>
                                <a:ext cx="386" cy="302133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92" name="Straight Connector 192"/>
                            <wps:cNvCnPr/>
                            <wps:spPr>
                              <a:xfrm flipH="1">
                                <a:off x="47706" y="500597"/>
                                <a:ext cx="146328" cy="278432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95" name="Straight Connector 195"/>
                            <wps:cNvCnPr/>
                            <wps:spPr>
                              <a:xfrm>
                                <a:off x="194627" y="500835"/>
                                <a:ext cx="186981" cy="278376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02" name="Straight Connector 202"/>
                            <wps:cNvCnPr/>
                            <wps:spPr>
                              <a:xfrm>
                                <a:off x="0" y="285865"/>
                                <a:ext cx="381813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  <wps:wsp>
                          <wps:cNvPr id="622" name="Text Box 15"/>
                          <wps:cNvSpPr txBox="1"/>
                          <wps:spPr>
                            <a:xfrm>
                              <a:off x="476250" y="723199"/>
                              <a:ext cx="781050" cy="2762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13B29620" w14:textId="77777777" w:rsidR="004A0D15" w:rsidRPr="00EF778F" w:rsidRDefault="004A0D15" w:rsidP="00E203EC">
                                <w:pPr>
                                  <w:pStyle w:val="TextBox"/>
                                </w:pPr>
                                <w:r>
                                  <w:t>Корисник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623" name="Rectangle 131"/>
                        <wps:cNvSpPr/>
                        <wps:spPr>
                          <a:xfrm>
                            <a:off x="2676527" y="413312"/>
                            <a:ext cx="885824" cy="38010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4535F3A9" w14:textId="77777777" w:rsidR="004A0D15" w:rsidRPr="00EF778F" w:rsidRDefault="004A0D15" w:rsidP="00E203EC">
                              <w:pPr>
                                <w:pStyle w:val="TextBox"/>
                              </w:pPr>
                              <w:r>
                                <w:t>Систем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Rectangle 132"/>
                        <wps:cNvSpPr/>
                        <wps:spPr>
                          <a:xfrm>
                            <a:off x="357284" y="942975"/>
                            <a:ext cx="76547" cy="1440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Straight Connector 134"/>
                        <wps:cNvCnPr/>
                        <wps:spPr>
                          <a:xfrm>
                            <a:off x="3133726" y="828675"/>
                            <a:ext cx="0" cy="154800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bodyPr/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3095627" y="1143000"/>
                            <a:ext cx="76547" cy="396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Straight Arrow Connector 135"/>
                        <wps:cNvCnPr/>
                        <wps:spPr>
                          <a:xfrm>
                            <a:off x="433831" y="1162050"/>
                            <a:ext cx="26617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 w="lg" len="med"/>
                          </a:ln>
                          <a:effectLst/>
                        </wps:spPr>
                        <wps:bodyPr/>
                      </wps:wsp>
                      <wps:wsp>
                        <wps:cNvPr id="627" name="Text Box 137"/>
                        <wps:cNvSpPr txBox="1"/>
                        <wps:spPr>
                          <a:xfrm>
                            <a:off x="828674" y="932571"/>
                            <a:ext cx="1990726" cy="258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41D1706A" w14:textId="77777777" w:rsidR="004A0D15" w:rsidRPr="008D3BE3" w:rsidRDefault="004A0D15" w:rsidP="00E203EC">
                              <w:pPr>
                                <w:pStyle w:val="TextBox"/>
                              </w:pPr>
                              <w:r>
                                <w:t>vratiTeme(forumID)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Straight Arrow Connector 206"/>
                        <wps:cNvCnPr/>
                        <wps:spPr>
                          <a:xfrm>
                            <a:off x="433831" y="1476375"/>
                            <a:ext cx="26617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arrow" w="lg" len="med"/>
                            <a:tailEnd type="none" w="lg" len="med"/>
                          </a:ln>
                          <a:effectLst/>
                        </wps:spPr>
                        <wps:bodyPr/>
                      </wps:wsp>
                      <wps:wsp>
                        <wps:cNvPr id="207" name="Text Box 207"/>
                        <wps:cNvSpPr txBox="1"/>
                        <wps:spPr>
                          <a:xfrm>
                            <a:off x="838199" y="1246896"/>
                            <a:ext cx="1990726" cy="258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1AD25A11" w14:textId="77777777" w:rsidR="004A0D15" w:rsidRPr="008D3BE3" w:rsidRDefault="004A0D15" w:rsidP="00E203EC">
                              <w:pPr>
                                <w:pStyle w:val="TextBox"/>
                              </w:pPr>
                              <w:r>
                                <w:rPr>
                                  <w:lang w:val="sr-Latn-RS"/>
                                </w:rPr>
                                <w:t>List&lt;</w:t>
                              </w:r>
                              <w:r>
                                <w:t>Tema&gt;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Rectangle 216"/>
                        <wps:cNvSpPr/>
                        <wps:spPr>
                          <a:xfrm>
                            <a:off x="3095627" y="1828800"/>
                            <a:ext cx="76547" cy="396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Straight Arrow Connector 217"/>
                        <wps:cNvCnPr/>
                        <wps:spPr>
                          <a:xfrm>
                            <a:off x="433831" y="1847850"/>
                            <a:ext cx="26617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 w="lg" len="med"/>
                          </a:ln>
                          <a:effectLst/>
                        </wps:spPr>
                        <wps:bodyPr/>
                      </wps:wsp>
                      <wps:wsp>
                        <wps:cNvPr id="218" name="Text Box 218"/>
                        <wps:cNvSpPr txBox="1"/>
                        <wps:spPr>
                          <a:xfrm>
                            <a:off x="838199" y="1618371"/>
                            <a:ext cx="1990726" cy="258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12D60390" w14:textId="77777777" w:rsidR="004A0D15" w:rsidRPr="008D3BE3" w:rsidRDefault="004A0D15" w:rsidP="00E203EC">
                              <w:pPr>
                                <w:pStyle w:val="TextBox"/>
                              </w:pPr>
                              <w:r>
                                <w:t>kreirajTemu(Forum,Naslov,Tekst)</w:t>
                              </w:r>
                            </w:p>
                            <w:p w14:paraId="3753666F" w14:textId="77777777" w:rsidR="004A0D15" w:rsidRDefault="004A0D15" w:rsidP="00E203E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Straight Arrow Connector 219"/>
                        <wps:cNvCnPr/>
                        <wps:spPr>
                          <a:xfrm>
                            <a:off x="433831" y="2162175"/>
                            <a:ext cx="26617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arrow" w="lg" len="med"/>
                            <a:tailEnd type="none" w="lg" len="med"/>
                          </a:ln>
                          <a:effectLst/>
                        </wps:spPr>
                        <wps:bodyPr/>
                      </wps:wsp>
                      <wps:wsp>
                        <wps:cNvPr id="229" name="Text Box 229"/>
                        <wps:cNvSpPr txBox="1"/>
                        <wps:spPr>
                          <a:xfrm>
                            <a:off x="847724" y="1932696"/>
                            <a:ext cx="1990726" cy="258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158D6FDE" w14:textId="28DDC767" w:rsidR="004A0D15" w:rsidRPr="00E203EC" w:rsidRDefault="004A0D15" w:rsidP="00E203EC">
                              <w:pPr>
                                <w:pStyle w:val="TextBox"/>
                                <w:rPr>
                                  <w:lang w:val="sr-Latn-RS"/>
                                </w:rPr>
                              </w:pPr>
                              <w:r>
                                <w:rPr>
                                  <w:lang w:val="sr-Latn-RS"/>
                                </w:rPr>
                                <w:t>Greska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B25792C" id="Canvas 13" o:spid="_x0000_s1049" editas="canvas" style="width:300pt;height:213.75pt;mso-position-horizontal-relative:char;mso-position-vertical-relative:line" coordsize="38100,27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">
                <v:shape id="_x0000_s1050" type="#_x0000_t75" style="position:absolute;width:38100;height:27146;visibility:visible;mso-wrap-style:square">
                  <v:fill o:detectmouseclick="t"/>
                  <v:path o:connecttype="none"/>
                </v:shape>
                <v:group id="Group 129" o:spid="_x0000_s1051" style="position:absolute;left:189;top:1226;width:7811;height:8385" coordorigin="4762,1609" coordsize="7810,8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MHN4s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pZxWBv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DBzeLCAAAA3AAAAA8A&#10;AAAAAAAAAAAAAAAAqgIAAGRycy9kb3ducmV2LnhtbFBLBQYAAAAABAAEAPoAAACZAwAAAAA=&#10;">
                  <v:group id="Group 186" o:spid="_x0000_s1052" style="position:absolute;left:7038;top:1609;width:2941;height:6003" coordsize="3818,77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41oec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kSz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jWh5xgAAANwA&#10;AAAPAAAAAAAAAAAAAAAAAKoCAABkcnMvZG93bnJldi54bWxQSwUGAAAAAAQABAD6AAAAnQMAAAAA&#10;">
                    <v:oval id="Oval 189" o:spid="_x0000_s1053" style="position:absolute;left:954;width:1987;height:19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pMDsQA&#10;AADcAAAADwAAAGRycy9kb3ducmV2LnhtbERPy2rCQBTdF/oPwy24KTqJ0FSio5RQ0ZX4BN1dMtck&#10;NnMnzYwm/fvOotDl4bxni97U4kGtqywriEcRCOLc6ooLBcfDcjgB4TyyxtoyKfghB4v589MMU207&#10;3tFj7wsRQtilqKD0vkmldHlJBt3INsSBu9rWoA+wLaRusQvhppbjKEqkwYpDQ4kNZSXlX/u7UZBt&#10;stfb9nt9Sj5Xl+Q93nRv8Xmr1OCl/5iC8NT7f/Gfe60VJOMwP5wJR0DO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aTA7EAAAA3AAAAA8AAAAAAAAAAAAAAAAAmAIAAGRycy9k&#10;b3ducmV2LnhtbFBLBQYAAAAABAAEAPUAAACJAwAAAAA=&#10;" fillcolor="window" strokecolor="windowText">
                      <v:textbox>
                        <w:txbxContent>
                          <w:p w14:paraId="07A6590A" w14:textId="77777777" w:rsidR="004A0D15" w:rsidRDefault="004A0D15" w:rsidP="00E203EC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  <v:line id="Straight Connector 191" o:spid="_x0000_s1054" style="position:absolute;flip:x;visibility:visible;mso-wrap-style:square" from="1944,1987" to="1948,50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461P8YAAADcAAAADwAAAGRycy9kb3ducmV2LnhtbESPQWsCMRSE74X+h/AEL0WzShFdjSKF&#10;Qg9eqmWlt+fmuVl287JNUl3/fVMQPA4z8w2z2vS2FRfyoXasYDLOQBCXTtdcKfg6vI/mIEJE1tg6&#10;JgU3CrBZPz+tMNfuyp902cdKJAiHHBWYGLtcylAashjGriNO3tl5izFJX0nt8ZrgtpXTLJtJizWn&#10;BYMdvRkqm/2vVSDnu5cfvz29NkVzPC5MURbd906p4aDfLkFE6uMjfG9/aAWz6QT+z6QjIN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uOtT/GAAAA3AAAAA8AAAAAAAAA&#10;AAAAAAAAoQIAAGRycy9kb3ducmV2LnhtbFBLBQYAAAAABAAEAPkAAACUAwAAAAA=&#10;"/>
                    <v:line id="Straight Connector 192" o:spid="_x0000_s1055" style="position:absolute;flip:x;visibility:visible;mso-wrap-style:square" from="477,5005" to="1940,77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kvysQAAADcAAAADwAAAGRycy9kb3ducmV2LnhtbERPTWsCMRC9F/wPYQpeimYrpejWKFIQ&#10;PHiplRVv0810s+xmsiZRt/++EQRv83ifM1/2thUX8qF2rOB1nIEgLp2uuVKw/16PpiBCRNbYOiYF&#10;fxRguRg8zTHX7spfdNnFSqQQDjkqMDF2uZShNGQxjF1HnLhf5y3GBH0ltcdrCretnGTZu7RYc2ow&#10;2NGnobLZna0COd2+nPzq560pmsNhZoqy6I5bpYbP/eoDRKQ+PsR390an+bMJ3J5JF8jF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SS/KxAAAANwAAAAPAAAAAAAAAAAA&#10;AAAAAKECAABkcnMvZG93bnJldi54bWxQSwUGAAAAAAQABAD5AAAAkgMAAAAA&#10;"/>
                    <v:line id="Straight Connector 195" o:spid="_x0000_s1056" style="position:absolute;visibility:visible;mso-wrap-style:square" from="1946,5008" to="3816,7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Q2wcUAAADcAAAADwAAAGRycy9kb3ducmV2LnhtbERPTWvCQBC9C/6HZYTedNMWQ5u6irQU&#10;tAdRW2iPY3aaRLOzYXdN0n/vCkJv83ifM1v0phYtOV9ZVnA/SUAQ51ZXXCj4+nwfP4HwAVljbZkU&#10;/JGHxXw4mGGmbcc7avehEDGEfYYKyhCaTEqfl2TQT2xDHLlf6wyGCF0htcMuhptaPiRJKg1WHBtK&#10;bOi1pPy0PxsFm8dt2i7XH6v+e50e8rfd4efYOaXuRv3yBUSgPvyLb+6VjvOfp3B9Jl4g5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oQ2wcUAAADcAAAADwAAAAAAAAAA&#10;AAAAAAChAgAAZHJzL2Rvd25yZXYueG1sUEsFBgAAAAAEAAQA+QAAAJMDAAAAAA==&#10;"/>
                    <v:line id="Straight Connector 202" o:spid="_x0000_s1057" style="position:absolute;visibility:visible;mso-wrap-style:square" from="0,2858" to="3818,2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kJaTsYAAADcAAAADwAAAGRycy9kb3ducmV2LnhtbESPQWvCQBSE7wX/w/IKvdVNUwiSuooo&#10;BfUgagvt8Zl9TVKzb8PuNon/3hWEHoeZ+YaZzgfTiI6cry0reBknIIgLq2suFXx+vD9PQPiArLGx&#10;TAou5GE+Gz1MMde25wN1x1CKCGGfo4IqhDaX0hcVGfRj2xJH78c6gyFKV0rtsI9w08g0STJpsOa4&#10;UGFLy4qK8/HPKNi97rNusdmuh69NdipWh9P3b++UenocFm8gAg3hP3xvr7WCNEnhdiYeATm7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JCWk7GAAAA3AAAAA8AAAAAAAAA&#10;AAAAAAAAoQIAAGRycy9kb3ducmV2LnhtbFBLBQYAAAAABAAEAPkAAACUAwAAAAA=&#10;"/>
                  </v:group>
                  <v:shape id="Text Box 15" o:spid="_x0000_s1058" type="#_x0000_t202" style="position:absolute;left:4762;top:7231;width:7811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Wg6sYA&#10;AADcAAAADwAAAGRycy9kb3ducmV2LnhtbESPT2vCQBTE74V+h+UVems2BioSs4YQEEtpD/65eHtm&#10;n0kw+zZmtxr99N1CweMwM79hsnw0nbjQ4FrLCiZRDIK4srrlWsFuu3ybgXAeWWNnmRTcyEG+eH7K&#10;MNX2ymu6bHwtAoRdigoa7/tUSlc1ZNBFticO3tEOBn2QQy31gNcAN51M4ngqDbYcFhrsqWyoOm1+&#10;jILPcvmN60NiZveuXH0di/68278r9foyFnMQnkb/CP+3P7SCaZLA35lw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RWg6sYAAADcAAAADwAAAAAAAAAAAAAAAACYAgAAZHJz&#10;L2Rvd25yZXYueG1sUEsFBgAAAAAEAAQA9QAAAIsDAAAAAA==&#10;" filled="f" stroked="f" strokeweight=".5pt">
                    <v:textbox>
                      <w:txbxContent>
                        <w:p w14:paraId="13B29620" w14:textId="77777777" w:rsidR="004A0D15" w:rsidRPr="00EF778F" w:rsidRDefault="004A0D15" w:rsidP="00E203EC">
                          <w:pPr>
                            <w:pStyle w:val="TextBox"/>
                          </w:pPr>
                          <w:r>
                            <w:t>Корисник</w:t>
                          </w:r>
                        </w:p>
                      </w:txbxContent>
                    </v:textbox>
                  </v:shape>
                </v:group>
                <v:rect id="Rectangle 131" o:spid="_x0000_s1059" style="position:absolute;left:26765;top:4133;width:8858;height:38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nOccMA&#10;AADcAAAADwAAAGRycy9kb3ducmV2LnhtbESPT4vCMBTE7wt+h/AEL8ua6kJZukapguLVf/dn87Yp&#10;Ni8libV+e7OwsMdhZn7DLFaDbUVPPjSOFcymGQjiyumGawXn0/bjC0SIyBpbx6TgSQFWy9HbAgvt&#10;Hnyg/hhrkSAcClRgYuwKKUNlyGKYuo44eT/OW4xJ+lpqj48Et62cZ1kuLTacFgx2tDFU3Y53qyBe&#10;S3Oa+XV5P1fvh/y62/a39UWpyXgov0FEGuJ/+K+91wry+Sf8nklHQC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anOccMAAADcAAAADwAAAAAAAAAAAAAAAACYAgAAZHJzL2Rv&#10;d25yZXYueG1sUEsFBgAAAAAEAAQA9QAAAIgDAAAAAA==&#10;" fillcolor="window" strokecolor="windowText" strokeweight=".5pt">
                  <v:textbox>
                    <w:txbxContent>
                      <w:p w14:paraId="4535F3A9" w14:textId="77777777" w:rsidR="004A0D15" w:rsidRPr="00EF778F" w:rsidRDefault="004A0D15" w:rsidP="00E203EC">
                        <w:pPr>
                          <w:pStyle w:val="TextBox"/>
                        </w:pPr>
                        <w:r>
                          <w:t>Систем</w:t>
                        </w:r>
                      </w:p>
                    </w:txbxContent>
                  </v:textbox>
                </v:rect>
                <v:rect id="Rectangle 132" o:spid="_x0000_s1060" style="position:absolute;left:3572;top:9429;width:766;height:144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BWBcMA&#10;AADcAAAADwAAAGRycy9kb3ducmV2LnhtbESPT4vCMBTE7wt+h/AEL8uaKktZukapguLVf/dn87Yp&#10;Ni8libV+e7OwsMdhZn7DLFaDbUVPPjSOFcymGQjiyumGawXn0/bjC0SIyBpbx6TgSQFWy9HbAgvt&#10;Hnyg/hhrkSAcClRgYuwKKUNlyGKYuo44eT/OW4xJ+lpqj48Et62cZ1kuLTacFgx2tDFU3Y53qyBe&#10;S3Oa+XV5P1fvh/y62/a39UWpyXgov0FEGuJ/+K+91wry+Sf8nklHQC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kBWBcMAAADcAAAADwAAAAAAAAAAAAAAAACYAgAAZHJzL2Rv&#10;d25yZXYueG1sUEsFBgAAAAAEAAQA9QAAAIgDAAAAAA==&#10;" fillcolor="window" strokecolor="windowText" strokeweight=".5pt"/>
                <v:line id="Straight Connector 134" o:spid="_x0000_s1061" style="position:absolute;visibility:visible;mso-wrap-style:square" from="31337,8286" to="31337,237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xvbRsMAAADcAAAADwAAAGRycy9kb3ducmV2LnhtbESPT4vCMBTE78J+h/AWvMiaKqhLbSq7&#10;guAeFP/h+dE822LzUppYu9/eCILHYWZ+wySLzlSipcaVlhWMhhEI4szqknMFp+Pq6xuE88gaK8uk&#10;4J8cLNKPXoKxtnfeU3vwuQgQdjEqKLyvYyldVpBBN7Q1cfAutjHog2xyqRu8B7ip5DiKptJgyWGh&#10;wJqWBWXXw80oYBqc803FtYm62d/v7ixnk22rVP+z+5mD8NT5d/jVXmsF0/EEnmfCEZDp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Mb20bDAAAA3AAAAA8AAAAAAAAAAAAA&#10;AAAAoQIAAGRycy9kb3ducmV2LnhtbFBLBQYAAAAABAAEAPkAAACRAwAAAAA=&#10;" strokeweight=".5pt">
                  <v:stroke dashstyle="dash"/>
                </v:line>
                <v:rect id="Rectangle 204" o:spid="_x0000_s1062" style="position:absolute;left:30956;top:11430;width:765;height:39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qmfMIA&#10;AADcAAAADwAAAGRycy9kb3ducmV2LnhtbESPT4vCMBTE7wt+h/CEvSxrqogs1Sh1wcWr/+7P5tkU&#10;m5eSxNr99kYQPA4z8xtmseptIzryoXasYDzKQBCXTtdcKTgeNt8/IEJE1tg4JgX/FGC1HHwsMNfu&#10;zjvq9rESCcIhRwUmxjaXMpSGLIaRa4mTd3HeYkzSV1J7vCe4beQky2bSYs1pwWBLv4bK6/5mFcRz&#10;YQ5jvy5ux/JrNzv/bbrr+qTU57Av5iAi9fEdfrW3WsEkm8LzTDoCcv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eqZ8wgAAANwAAAAPAAAAAAAAAAAAAAAAAJgCAABkcnMvZG93&#10;bnJldi54bWxQSwUGAAAAAAQABAD1AAAAhwMAAAAA&#10;" fillcolor="window" strokecolor="windowText" strokeweight=".5pt"/>
                <v:shape id="Straight Arrow Connector 135" o:spid="_x0000_s1063" type="#_x0000_t32" style="position:absolute;left:4338;top:11620;width:2661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7cZMQAAADcAAAADwAAAGRycy9kb3ducmV2LnhtbESPT2vCQBTE7wW/w/IEb3VTKUFTVylC&#10;pV7Ef3h+Zl+zIdm3IbtN4rd3hUKPw8z8hlmuB1uLjlpfOlbwNk1AEOdOl1wouJy/XucgfEDWWDsm&#10;BXfysF6NXpaYadfzkbpTKESEsM9QgQmhyaT0uSGLfuoa4uj9uNZiiLItpG6xj3Bby1mSpNJiyXHB&#10;YEMbQ3l1+rUK3rvrfNeb43W73W+quioPdnE7KDUZD58fIAIN4T/81/7WCtJZCs8z8QjI1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HtxkxAAAANwAAAAPAAAAAAAAAAAA&#10;AAAAAKECAABkcnMvZG93bnJldi54bWxQSwUGAAAAAAQABAD5AAAAkgMAAAAA&#10;">
                  <v:stroke endarrow="open" endarrowwidth="wide"/>
                </v:shape>
                <v:shape id="Text Box 137" o:spid="_x0000_s1064" type="#_x0000_t202" style="position:absolute;left:8286;top:9325;width:19908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IDcscA&#10;AADcAAAADwAAAGRycy9kb3ducmV2LnhtbESPQWvCQBSE7wX/w/IK3uqmAa2kriEEQkXsQevF2zP7&#10;TEKzb2N2G2N/fbdQ6HGYmW+YVTqaVgzUu8aygudZBIK4tLrhSsHxo3hagnAeWWNrmRTcyUG6njys&#10;MNH2xnsaDr4SAcIuQQW1910ipStrMuhmtiMO3sX2Bn2QfSV1j7cAN62Mo2ghDTYcFmrsKK+p/Dx8&#10;GQXbvHjH/Tk2y+82f9tdsu56PM2Vmj6O2SsIT6P/D/+1N1rBIn6B3zPh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1iA3LHAAAA3AAAAA8AAAAAAAAAAAAAAAAAmAIAAGRy&#10;cy9kb3ducmV2LnhtbFBLBQYAAAAABAAEAPUAAACMAwAAAAA=&#10;" filled="f" stroked="f" strokeweight=".5pt">
                  <v:textbox>
                    <w:txbxContent>
                      <w:p w14:paraId="41D1706A" w14:textId="77777777" w:rsidR="004A0D15" w:rsidRPr="008D3BE3" w:rsidRDefault="004A0D15" w:rsidP="00E203EC">
                        <w:pPr>
                          <w:pStyle w:val="TextBox"/>
                        </w:pPr>
                        <w:r>
                          <w:t>vratiTeme(forumID)</w:t>
                        </w:r>
                      </w:p>
                    </w:txbxContent>
                  </v:textbox>
                </v:shape>
                <v:shape id="Straight Arrow Connector 206" o:spid="_x0000_s1065" type="#_x0000_t32" style="position:absolute;left:4338;top:14763;width:2661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vK3sAAAADcAAAADwAAAGRycy9kb3ducmV2LnhtbESP3YrCMBCF74V9hzAL3mlahSLVKF1B&#10;EPTG2gcYm7Et20xKE7W+vREELw/n5+OsNoNpxZ1611hWEE8jEMSl1Q1XCorzbrIA4TyyxtYyKXiS&#10;g836Z7TCVNsHn+ie+0qEEXYpKqi971IpXVmTQTe1HXHwrrY36IPsK6l7fIRx08pZFCXSYMOBUGNH&#10;25rK//xmAjc+NXn1Z/FYJJcszuYXezAHpca/Q7YE4Wnw3/CnvdcKZlEC7zPhCMj1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wbyt7AAAAA3AAAAA8AAAAAAAAAAAAAAAAA&#10;oQIAAGRycy9kb3ducmV2LnhtbFBLBQYAAAAABAAEAPkAAACOAwAAAAA=&#10;">
                  <v:stroke startarrow="open" startarrowwidth="wide" endarrowwidth="wide"/>
                </v:shape>
                <v:shape id="Text Box 207" o:spid="_x0000_s1066" type="#_x0000_t202" style="position:absolute;left:8381;top:12468;width:19908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jzC8YA&#10;AADcAAAADwAAAGRycy9kb3ducmV2LnhtbESPQWvCQBSE74X+h+UVvNWNAa2kriKB0FL0YOqlt9fs&#10;Mwlm36bZbZL6612h4HGYmW+Y1WY0jeipc7VlBbNpBIK4sLrmUsHxM3tegnAeWWNjmRT8kYPN+vFh&#10;hYm2Ax+oz30pAoRdggoq79tESldUZNBNbUscvJPtDPogu1LqDocAN42Mo2ghDdYcFipsKa2oOOe/&#10;RsFHmu3x8B2b5aVJ33anbftz/JorNXkat68gPI3+Hv5vv2sFcfQCtzPhCMj1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jzC8YAAADcAAAADwAAAAAAAAAAAAAAAACYAgAAZHJz&#10;L2Rvd25yZXYueG1sUEsFBgAAAAAEAAQA9QAAAIsDAAAAAA==&#10;" filled="f" stroked="f" strokeweight=".5pt">
                  <v:textbox>
                    <w:txbxContent>
                      <w:p w14:paraId="1AD25A11" w14:textId="77777777" w:rsidR="004A0D15" w:rsidRPr="008D3BE3" w:rsidRDefault="004A0D15" w:rsidP="00E203EC">
                        <w:pPr>
                          <w:pStyle w:val="TextBox"/>
                        </w:pPr>
                        <w:r>
                          <w:rPr>
                            <w:lang w:val="sr-Latn-RS"/>
                          </w:rPr>
                          <w:t>List&lt;</w:t>
                        </w:r>
                        <w:r>
                          <w:t>Tema&gt;</w:t>
                        </w:r>
                      </w:p>
                    </w:txbxContent>
                  </v:textbox>
                </v:shape>
                <v:rect id="Rectangle 216" o:spid="_x0000_s1067" style="position:absolute;left:30956;top:18288;width:765;height:39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0LTcMA&#10;AADcAAAADwAAAGRycy9kb3ducmV2LnhtbESPT4vCMBTE78J+h/AW9iJrWg9FukapguLVP3t/Nm+b&#10;YvNSkljrt98sLHgcZuY3zHI92k4M5EPrWEE+y0AQ10633Ci4nHefCxAhImvsHJOCJwVYr94mSyy1&#10;e/CRhlNsRIJwKFGBibEvpQy1IYth5nri5P04bzEm6RupPT4S3HZynmWFtNhyWjDY09ZQfTvdrYJ4&#10;rcw595vqfqmnx+K63w23zbdSH+9j9QUi0hhf4f/2QSuY5wX8nUlH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D0LTcMAAADcAAAADwAAAAAAAAAAAAAAAACYAgAAZHJzL2Rv&#10;d25yZXYueG1sUEsFBgAAAAAEAAQA9QAAAIgDAAAAAA==&#10;" fillcolor="window" strokecolor="windowText" strokeweight=".5pt"/>
                <v:shape id="Straight Arrow Connector 217" o:spid="_x0000_s1068" type="#_x0000_t32" style="position:absolute;left:4338;top:18478;width:2661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7EfW8UAAADcAAAADwAAAGRycy9kb3ducmV2LnhtbESPT2vCQBTE74V+h+UVeqsbpVgbXUUE&#10;pV7Ef3h+zT6zIdm3IbtN4rd3hYLHYWZ+w8wWva1ES40vHCsYDhIQxJnTBecKzqf1xwSED8gaK8ek&#10;4EYeFvPXlxmm2nV8oPYYchEh7FNUYEKoUyl9ZsiiH7iaOHpX11gMUTa51A12EW4rOUqSsbRYcFww&#10;WNPKUFYe/6yCz/Yy2XbmcNlsdquyKou9/f7dK/X+1i+nIAL14Rn+b/9oBaPhFzzOxCMg5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7EfW8UAAADcAAAADwAAAAAAAAAA&#10;AAAAAAChAgAAZHJzL2Rvd25yZXYueG1sUEsFBgAAAAAEAAQA+QAAAJMDAAAAAA==&#10;">
                  <v:stroke endarrow="open" endarrowwidth="wide"/>
                </v:shape>
                <v:shape id="Text Box 218" o:spid="_x0000_s1069" type="#_x0000_t202" style="position:absolute;left:8381;top:16183;width:19908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7xpMEA&#10;AADcAAAADwAAAGRycy9kb3ducmV2LnhtbERPTYvCMBC9C/6HMII3TS0oUo0iBVHEPeh62dvYjG2x&#10;mdQmat1fbw6Cx8f7ni9bU4kHNa60rGA0jEAQZ1aXnCs4/a4HUxDOI2usLJOCFzlYLrqdOSbaPvlA&#10;j6PPRQhhl6CCwvs6kdJlBRl0Q1sTB+5iG4M+wCaXusFnCDeVjKNoIg2WHBoKrCktKLse70bBLl3/&#10;4OEcm+l/lW72l1V9O/2Nler32tUMhKfWf8Uf91YriEdhbTgTjo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e8aTBAAAA3AAAAA8AAAAAAAAAAAAAAAAAmAIAAGRycy9kb3du&#10;cmV2LnhtbFBLBQYAAAAABAAEAPUAAACGAwAAAAA=&#10;" filled="f" stroked="f" strokeweight=".5pt">
                  <v:textbox>
                    <w:txbxContent>
                      <w:p w14:paraId="12D60390" w14:textId="77777777" w:rsidR="004A0D15" w:rsidRPr="008D3BE3" w:rsidRDefault="004A0D15" w:rsidP="00E203EC">
                        <w:pPr>
                          <w:pStyle w:val="TextBox"/>
                        </w:pPr>
                        <w:r>
                          <w:t>kreirajTemu(Forum,Naslov,Tekst)</w:t>
                        </w:r>
                      </w:p>
                      <w:p w14:paraId="3753666F" w14:textId="77777777" w:rsidR="004A0D15" w:rsidRDefault="004A0D15" w:rsidP="00E203EC"/>
                    </w:txbxContent>
                  </v:textbox>
                </v:shape>
                <v:shape id="Straight Arrow Connector 219" o:spid="_x0000_s1070" type="#_x0000_t32" style="position:absolute;left:4338;top:21621;width:2661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3IccEAAADcAAAADwAAAGRycy9kb3ducmV2LnhtbESP3YrCMBCF7wXfIYzgnU2rIGs1ShUW&#10;BL2x+gBjM7bFZlKarNa3N4Kwl4fz83FWm9404kGdqy0rSKIYBHFhdc2lgsv5d/IDwnlkjY1lUvAi&#10;B5v1cLDCVNsnn+iR+1KEEXYpKqi8b1MpXVGRQRfZljh4N9sZ9EF2pdQdPsO4aeQ0jufSYM2BUGFL&#10;u4qKe/5nAjc51Xm5tXi8zK9Zks2u9mAOSo1HfbYE4an3/+Fve68VTJMFfM6EIyDX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XchxwQAAANwAAAAPAAAAAAAAAAAAAAAA&#10;AKECAABkcnMvZG93bnJldi54bWxQSwUGAAAAAAQABAD5AAAAjwMAAAAA&#10;">
                  <v:stroke startarrow="open" startarrowwidth="wide" endarrowwidth="wide"/>
                </v:shape>
                <v:shape id="Text Box 229" o:spid="_x0000_s1071" type="#_x0000_t202" style="position:absolute;left:8477;top:19326;width:19907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6egsUA&#10;AADcAAAADwAAAGRycy9kb3ducmV2LnhtbESPQYvCMBSE78L+h/AWvGm6BRe3GkUKoogedL14ezbP&#10;tti8dJuodX+9EQSPw8x8w4ynranElRpXWlbw1Y9AEGdWl5wr2P/Oe0MQziNrrCyTgjs5mE4+OmNM&#10;tL3xlq47n4sAYZeggsL7OpHSZQUZdH1bEwfvZBuDPsgml7rBW4CbSsZR9C0NlhwWCqwpLSg77y5G&#10;wSqdb3B7jM3wv0oX69Os/tsfBkp1P9vZCISn1r/Dr/ZSK4jjH3ieCUdAT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Pp6CxQAAANwAAAAPAAAAAAAAAAAAAAAAAJgCAABkcnMv&#10;ZG93bnJldi54bWxQSwUGAAAAAAQABAD1AAAAigMAAAAA&#10;" filled="f" stroked="f" strokeweight=".5pt">
                  <v:textbox>
                    <w:txbxContent>
                      <w:p w14:paraId="158D6FDE" w14:textId="28DDC767" w:rsidR="004A0D15" w:rsidRPr="00E203EC" w:rsidRDefault="004A0D15" w:rsidP="00E203EC">
                        <w:pPr>
                          <w:pStyle w:val="TextBox"/>
                          <w:rPr>
                            <w:lang w:val="sr-Latn-RS"/>
                          </w:rPr>
                        </w:pPr>
                        <w:r>
                          <w:rPr>
                            <w:lang w:val="sr-Latn-RS"/>
                          </w:rPr>
                          <w:t>Greska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4A597AE" w14:textId="77777777" w:rsidR="00E203EC" w:rsidRPr="005954D6" w:rsidRDefault="00E203EC" w:rsidP="00E203EC">
      <w:pPr>
        <w:jc w:val="left"/>
        <w:rPr>
          <w:lang w:val="sr-Cyrl-RS"/>
        </w:rPr>
      </w:pPr>
    </w:p>
    <w:p w14:paraId="27547786" w14:textId="77777777" w:rsidR="004D5E36" w:rsidRPr="005954D6" w:rsidRDefault="004D5E36" w:rsidP="004D5E36">
      <w:pPr>
        <w:pStyle w:val="3"/>
        <w:rPr>
          <w:lang w:val="sr-Cyrl-RS"/>
        </w:rPr>
      </w:pPr>
      <w:bookmarkStart w:id="48" w:name="_Toc456162704"/>
      <w:r w:rsidRPr="005954D6">
        <w:rPr>
          <w:lang w:val="sr-Cyrl-RS"/>
        </w:rPr>
        <w:t>ДС 2: Креирање нове поруке у теми</w:t>
      </w:r>
      <w:bookmarkEnd w:id="48"/>
    </w:p>
    <w:p w14:paraId="6E7A0972" w14:textId="77777777" w:rsidR="004D5E36" w:rsidRPr="005954D6" w:rsidRDefault="004D5E36" w:rsidP="004D5E36">
      <w:pPr>
        <w:rPr>
          <w:b/>
          <w:lang w:val="sr-Cyrl-RS"/>
        </w:rPr>
      </w:pPr>
      <w:r w:rsidRPr="005954D6">
        <w:rPr>
          <w:b/>
          <w:lang w:val="sr-Cyrl-RS"/>
        </w:rPr>
        <w:t>Основни сценарио СК:</w:t>
      </w:r>
    </w:p>
    <w:p w14:paraId="5AC95C57" w14:textId="332E838D" w:rsidR="004D5E36" w:rsidRPr="005954D6" w:rsidRDefault="004D5E36" w:rsidP="00A60A85">
      <w:pPr>
        <w:pStyle w:val="a"/>
        <w:numPr>
          <w:ilvl w:val="0"/>
          <w:numId w:val="19"/>
        </w:numPr>
        <w:rPr>
          <w:lang w:val="sr-Cyrl-RS"/>
        </w:rPr>
      </w:pPr>
      <w:r w:rsidRPr="005954D6">
        <w:rPr>
          <w:b/>
          <w:lang w:val="sr-Cyrl-RS"/>
        </w:rPr>
        <w:t>Корисник</w:t>
      </w:r>
      <w:r w:rsidR="00B627EF" w:rsidRPr="005954D6">
        <w:rPr>
          <w:b/>
          <w:lang w:val="sr-Cyrl-RS"/>
        </w:rPr>
        <w:t xml:space="preserve"> </w:t>
      </w:r>
      <w:r w:rsidRPr="005954D6">
        <w:rPr>
          <w:u w:val="single"/>
          <w:lang w:val="sr-Cyrl-RS"/>
        </w:rPr>
        <w:t>позива</w:t>
      </w:r>
      <w:r w:rsidR="00B627EF" w:rsidRPr="005954D6">
        <w:rPr>
          <w:u w:val="single"/>
          <w:lang w:val="sr-Cyrl-RS"/>
        </w:rPr>
        <w:t xml:space="preserve"> </w:t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да креира нову поруку у изабраној теми са унесеним текстом. (АПСО)</w:t>
      </w:r>
    </w:p>
    <w:p w14:paraId="1A4C772A" w14:textId="77777777" w:rsidR="00B627EF" w:rsidRPr="005954D6" w:rsidRDefault="00B627EF" w:rsidP="00B627EF">
      <w:pPr>
        <w:pStyle w:val="a"/>
        <w:numPr>
          <w:ilvl w:val="0"/>
          <w:numId w:val="19"/>
        </w:numPr>
        <w:rPr>
          <w:lang w:val="sr-Cyrl-RS"/>
        </w:rPr>
      </w:pPr>
      <w:r w:rsidRPr="005954D6">
        <w:rPr>
          <w:b/>
          <w:lang w:val="sr-Cyrl-RS"/>
        </w:rPr>
        <w:t>Систем</w:t>
      </w:r>
      <w:ins w:id="49" w:author="ivan" w:date="2016-06-19T06:56:00Z">
        <w:r w:rsidRPr="005954D6">
          <w:rPr>
            <w:b/>
            <w:lang w:val="sr-Cyrl-RS"/>
          </w:rPr>
          <w:t xml:space="preserve"> </w:t>
        </w:r>
      </w:ins>
      <w:r w:rsidRPr="005954D6">
        <w:rPr>
          <w:u w:val="single"/>
          <w:lang w:val="sr-Cyrl-RS"/>
        </w:rPr>
        <w:t>враћа</w:t>
      </w:r>
      <w:r w:rsidRPr="005954D6">
        <w:rPr>
          <w:lang w:val="sr-Cyrl-RS"/>
        </w:rPr>
        <w:t xml:space="preserve"> листу порука изабране теме која сада садржи креирану поруку. (ИА)</w:t>
      </w:r>
    </w:p>
    <w:p w14:paraId="600E9C27" w14:textId="15C0E335" w:rsidR="00147429" w:rsidRPr="005954D6" w:rsidRDefault="004A5673" w:rsidP="00147429">
      <w:pPr>
        <w:jc w:val="center"/>
        <w:rPr>
          <w:lang w:val="sr-Cyrl-RS"/>
        </w:rPr>
      </w:pPr>
      <w:r w:rsidRPr="005954D6">
        <w:rPr>
          <w:rFonts w:eastAsia="Times New Roman" w:cs="Times New Roman"/>
          <w:noProof/>
          <w:lang w:val="sr-Cyrl-RS"/>
        </w:rPr>
        <mc:AlternateContent>
          <mc:Choice Requires="wpc">
            <w:drawing>
              <wp:inline distT="0" distB="0" distL="0" distR="0" wp14:anchorId="75ED059A" wp14:editId="712E3C01">
                <wp:extent cx="3810000" cy="1939925"/>
                <wp:effectExtent l="0" t="0" r="0" b="0"/>
                <wp:docPr id="617" name="Подлога за цртање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600" name="Group 129"/>
                        <wpg:cNvGrpSpPr/>
                        <wpg:grpSpPr>
                          <a:xfrm>
                            <a:off x="18996" y="122672"/>
                            <a:ext cx="781050" cy="838474"/>
                            <a:chOff x="476250" y="160950"/>
                            <a:chExt cx="781050" cy="838474"/>
                          </a:xfrm>
                        </wpg:grpSpPr>
                        <wpg:grpSp>
                          <wpg:cNvPr id="601" name="Group 186"/>
                          <wpg:cNvGrpSpPr/>
                          <wpg:grpSpPr>
                            <a:xfrm>
                              <a:off x="703874" y="160950"/>
                              <a:ext cx="294059" cy="600349"/>
                              <a:chOff x="0" y="0"/>
                              <a:chExt cx="381813" cy="779211"/>
                            </a:xfrm>
                          </wpg:grpSpPr>
                          <wps:wsp>
                            <wps:cNvPr id="602" name="Oval 189"/>
                            <wps:cNvSpPr/>
                            <wps:spPr>
                              <a:xfrm>
                                <a:off x="95414" y="0"/>
                                <a:ext cx="198782" cy="198782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51F11C0C" w14:textId="77777777" w:rsidR="004A0D15" w:rsidRDefault="004A0D15" w:rsidP="00147429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3" name="Straight Connector 191"/>
                            <wps:cNvCnPr/>
                            <wps:spPr>
                              <a:xfrm flipH="1">
                                <a:off x="194419" y="198782"/>
                                <a:ext cx="386" cy="302133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604" name="Straight Connector 192"/>
                            <wps:cNvCnPr/>
                            <wps:spPr>
                              <a:xfrm flipH="1">
                                <a:off x="47706" y="500597"/>
                                <a:ext cx="146328" cy="278432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605" name="Straight Connector 195"/>
                            <wps:cNvCnPr/>
                            <wps:spPr>
                              <a:xfrm>
                                <a:off x="194627" y="500835"/>
                                <a:ext cx="186981" cy="278376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606" name="Straight Connector 202"/>
                            <wps:cNvCnPr/>
                            <wps:spPr>
                              <a:xfrm>
                                <a:off x="0" y="285865"/>
                                <a:ext cx="381813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  <wps:wsp>
                          <wps:cNvPr id="607" name="Text Box 15"/>
                          <wps:cNvSpPr txBox="1"/>
                          <wps:spPr>
                            <a:xfrm>
                              <a:off x="476250" y="723199"/>
                              <a:ext cx="781050" cy="2762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5939525C" w14:textId="77777777" w:rsidR="004A0D15" w:rsidRPr="00EF778F" w:rsidRDefault="004A0D15" w:rsidP="00147429">
                                <w:pPr>
                                  <w:pStyle w:val="TextBox"/>
                                </w:pPr>
                                <w:r>
                                  <w:t>Корисник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608" name="Rectangle 131"/>
                        <wps:cNvSpPr/>
                        <wps:spPr>
                          <a:xfrm>
                            <a:off x="2676527" y="413312"/>
                            <a:ext cx="885824" cy="38010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7858B44A" w14:textId="77777777" w:rsidR="004A0D15" w:rsidRPr="00EF778F" w:rsidRDefault="004A0D15" w:rsidP="00147429">
                              <w:pPr>
                                <w:pStyle w:val="TextBox"/>
                              </w:pPr>
                              <w:r>
                                <w:t>Систем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Rectangle 132"/>
                        <wps:cNvSpPr/>
                        <wps:spPr>
                          <a:xfrm>
                            <a:off x="357284" y="942975"/>
                            <a:ext cx="76547" cy="756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Straight Connector 134"/>
                        <wps:cNvCnPr/>
                        <wps:spPr>
                          <a:xfrm>
                            <a:off x="3133726" y="828675"/>
                            <a:ext cx="0" cy="82800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bodyPr/>
                      </wps:wsp>
                      <wps:wsp>
                        <wps:cNvPr id="612" name="Rectangle 204"/>
                        <wps:cNvSpPr/>
                        <wps:spPr>
                          <a:xfrm>
                            <a:off x="3095627" y="1143000"/>
                            <a:ext cx="76547" cy="396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Straight Arrow Connector 135"/>
                        <wps:cNvCnPr/>
                        <wps:spPr>
                          <a:xfrm>
                            <a:off x="433831" y="1162050"/>
                            <a:ext cx="26617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 w="lg" len="med"/>
                          </a:ln>
                          <a:effectLst/>
                        </wps:spPr>
                        <wps:bodyPr/>
                      </wps:wsp>
                      <wps:wsp>
                        <wps:cNvPr id="614" name="Text Box 137"/>
                        <wps:cNvSpPr txBox="1"/>
                        <wps:spPr>
                          <a:xfrm>
                            <a:off x="828674" y="932571"/>
                            <a:ext cx="1990726" cy="258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4BACF95C" w14:textId="7547E5C7" w:rsidR="004A0D15" w:rsidRPr="008D3BE3" w:rsidRDefault="004A0D15" w:rsidP="00147429">
                              <w:pPr>
                                <w:pStyle w:val="TextBox"/>
                              </w:pPr>
                              <w:r>
                                <w:t>kreirajPoruku(temaID,Tekst)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Straight Arrow Connector 206"/>
                        <wps:cNvCnPr/>
                        <wps:spPr>
                          <a:xfrm>
                            <a:off x="433831" y="1476375"/>
                            <a:ext cx="26617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arrow" w="lg" len="med"/>
                            <a:tailEnd type="none" w="lg" len="med"/>
                          </a:ln>
                          <a:effectLst/>
                        </wps:spPr>
                        <wps:bodyPr/>
                      </wps:wsp>
                      <wps:wsp>
                        <wps:cNvPr id="616" name="Text Box 207"/>
                        <wps:cNvSpPr txBox="1"/>
                        <wps:spPr>
                          <a:xfrm>
                            <a:off x="838199" y="1246896"/>
                            <a:ext cx="1990726" cy="258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4C4D2303" w14:textId="77777777" w:rsidR="004A0D15" w:rsidRPr="008D3BE3" w:rsidRDefault="004A0D15" w:rsidP="00147429">
                              <w:pPr>
                                <w:pStyle w:val="TextBox"/>
                              </w:pPr>
                              <w:r>
                                <w:t>PorukeUTemi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5ED059A" id="Подлога за цртање 25" o:spid="_x0000_s1072" editas="canvas" style="width:300pt;height:152.75pt;mso-position-horizontal-relative:char;mso-position-vertical-relative:line" coordsize="38100,193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">
                <v:shape id="_x0000_s1073" type="#_x0000_t75" style="position:absolute;width:38100;height:19399;visibility:visible;mso-wrap-style:square">
                  <v:fill o:detectmouseclick="t"/>
                  <v:path o:connecttype="none"/>
                </v:shape>
                <v:group id="Group 129" o:spid="_x0000_s1074" style="position:absolute;left:189;top:1226;width:7811;height:8385" coordorigin="4762,1609" coordsize="7810,8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Lblc5wwAAANwAAAAP&#10;AAAAAAAAAAAAAAAAAKoCAABkcnMvZG93bnJldi54bWxQSwUGAAAAAAQABAD6AAAAmgMAAAAA&#10;">
                  <v:group id="Group 186" o:spid="_x0000_s1075" style="position:absolute;left:7038;top:1609;width:2941;height:6003" coordsize="3818,77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CLyosYAAADc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UQy3&#10;M+EIyP0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IvKixgAAANwA&#10;AAAPAAAAAAAAAAAAAAAAAKoCAABkcnMvZG93bnJldi54bWxQSwUGAAAAAAQABAD6AAAAnQMAAAAA&#10;">
                    <v:oval id="Oval 189" o:spid="_x0000_s1076" style="position:absolute;left:954;width:1987;height:19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ErgscA&#10;AADcAAAADwAAAGRycy9kb3ducmV2LnhtbESPQWvCQBSE74L/YXlCL6KbCI0lukoJLfUkViu0t0f2&#10;mUSzb9Ps1sR/3xUKPQ4z8w2zXPemFldqXWVZQTyNQBDnVldcKPg4vE6eQDiPrLG2TApu5GC9Gg6W&#10;mGrb8Ttd974QAcIuRQWl900qpctLMuimtiEO3sm2Bn2QbSF1i12Am1rOoiiRBisOCyU2lJWUX/Y/&#10;RkG2zcbn3ffmmLy8fSXzeNs9xp87pR5G/fMChKfe/4f/2hutIIlmcD8TjoBc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FxK4LHAAAA3AAAAA8AAAAAAAAAAAAAAAAAmAIAAGRy&#10;cy9kb3ducmV2LnhtbFBLBQYAAAAABAAEAPUAAACMAwAAAAA=&#10;" fillcolor="window" strokecolor="windowText">
                      <v:textbox>
                        <w:txbxContent>
                          <w:p w14:paraId="51F11C0C" w14:textId="77777777" w:rsidR="004A0D15" w:rsidRDefault="004A0D15" w:rsidP="00147429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  <v:line id="Straight Connector 191" o:spid="_x0000_s1077" style="position:absolute;flip:x;visibility:visible;mso-wrap-style:square" from="1944,1987" to="1948,50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XSs8YAAADcAAAADwAAAGRycy9kb3ducmV2LnhtbESPQWsCMRSE7wX/Q3hCL0WztkV0NYoI&#10;Qg9easuKt+fmuVl287ImqW7/fVMo9DjMzDfMct3bVtzIh9qxgsk4A0FcOl1zpeDzYzeagQgRWWPr&#10;mBR8U4D1avCwxFy7O7/T7RArkSAcclRgYuxyKUNpyGIYu444eRfnLcYkfSW1x3uC21Y+Z9lUWqw5&#10;LRjsaGuobA5fVoGc7Z+ufnN+bYrmeJyboiy6016px2G/WYCI1Mf/8F/7TSuYZi/weyYdAbn6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+l0rPGAAAA3AAAAA8AAAAAAAAA&#10;AAAAAAAAoQIAAGRycy9kb3ducmV2LnhtbFBLBQYAAAAABAAEAPkAAACUAwAAAAA=&#10;"/>
                    <v:line id="Straight Connector 192" o:spid="_x0000_s1078" style="position:absolute;flip:x;visibility:visible;mso-wrap-style:square" from="477,5005" to="1940,77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ExKx8YAAADcAAAADwAAAGRycy9kb3ducmV2LnhtbESPQWsCMRSE70L/Q3iFXqRmLSJ2axQR&#10;BA9eqrLS2+vmdbPs5mVNom7/fVMQPA4z8w0zX/a2FVfyoXasYDzKQBCXTtdcKTgeNq8zECEia2wd&#10;k4JfCrBcPA3mmGt340+67mMlEoRDjgpMjF0uZSgNWQwj1xEn78d5izFJX0nt8ZbgtpVvWTaVFmtO&#10;CwY7Whsqm/3FKpCz3fDsV9+TpmhOp3dTlEX3tVPq5blffYCI1MdH+N7eagXTbAL/Z9IR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BMSsfGAAAA3AAAAA8AAAAAAAAA&#10;AAAAAAAAoQIAAGRycy9kb3ducmV2LnhtbFBLBQYAAAAABAAEAPkAAACUAwAAAAA=&#10;"/>
                    <v:line id="Straight Connector 195" o:spid="_x0000_s1079" style="position:absolute;visibility:visible;mso-wrap-style:square" from="1946,5008" to="3816,7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RuI8cAAADcAAAADwAAAGRycy9kb3ducmV2LnhtbESPT2vCQBTE74V+h+UJvdWNLQ0SXUVa&#10;CupB6h/Q4zP7TGKzb8PumqTfvisUehxm5jfMdN6bWrTkfGVZwWiYgCDOra64UHDYfz6PQfiArLG2&#10;TAp+yMN89vgwxUzbjrfU7kIhIoR9hgrKEJpMSp+XZNAPbUMcvYt1BkOUrpDaYRfhppYvSZJKgxXH&#10;hRIbei8p/97djILN61faLlbrZX9cpef8Y3s+XTun1NOgX0xABOrDf/ivvdQK0uQN7mfiEZCz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JG4jxwAAANwAAAAPAAAAAAAA&#10;AAAAAAAAAKECAABkcnMvZG93bnJldi54bWxQSwUGAAAAAAQABAD5AAAAlQMAAAAA&#10;"/>
                    <v:line id="Straight Connector 202" o:spid="_x0000_s1080" style="position:absolute;visibility:visible;mso-wrap-style:square" from="0,2858" to="3818,2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bwVMYAAADcAAAADwAAAGRycy9kb3ducmV2LnhtbESPQWsCMRSE7wX/Q3hCbzXbFkJZjSIV&#10;QXso1Rb0+Nw8d1c3L0uS7m7/fVMoeBxm5htmthhsIzryoXas4XGSgSAunKm51PD1uX54AREissHG&#10;MWn4oQCL+ehuhrlxPe+o28dSJAiHHDVUMba5lKGoyGKYuJY4eWfnLcYkfSmNxz7BbSOfskxJizWn&#10;hQpbeq2ouO6/rYb35w/VLbdvm+GwVaditTsdL73X+n48LKcgIg3xFv5vb4wGlSn4O5OOgJ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b28FTGAAAA3AAAAA8AAAAAAAAA&#10;AAAAAAAAoQIAAGRycy9kb3ducmV2LnhtbFBLBQYAAAAABAAEAPkAAACUAwAAAAA=&#10;"/>
                  </v:group>
                  <v:shape id="Text Box 15" o:spid="_x0000_s1081" type="#_x0000_t202" style="position:absolute;left:4762;top:7231;width:7811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dfEsYA&#10;AADcAAAADwAAAGRycy9kb3ducmV2LnhtbESPQWvCQBSE74X+h+UJvdWNQqNEVwkBaSn2oPXi7Zl9&#10;JsHs2zS7TaK/3i0IPQ4z8w2zXA+mFh21rrKsYDKOQBDnVldcKDh8b17nIJxH1lhbJgVXcrBePT8t&#10;MdG25x11e1+IAGGXoILS+yaR0uUlGXRj2xAH72xbgz7ItpC6xT7ATS2nURRLgxWHhRIbykrKL/tf&#10;o+Az23zh7jQ181udvW/PafNzOL4p9TIa0gUIT4P/Dz/aH1pBHM3g70w4AnJ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tdfEsYAAADcAAAADwAAAAAAAAAAAAAAAACYAgAAZHJz&#10;L2Rvd25yZXYueG1sUEsFBgAAAAAEAAQA9QAAAIsDAAAAAA==&#10;" filled="f" stroked="f" strokeweight=".5pt">
                    <v:textbox>
                      <w:txbxContent>
                        <w:p w14:paraId="5939525C" w14:textId="77777777" w:rsidR="004A0D15" w:rsidRPr="00EF778F" w:rsidRDefault="004A0D15" w:rsidP="00147429">
                          <w:pPr>
                            <w:pStyle w:val="TextBox"/>
                          </w:pPr>
                          <w:r>
                            <w:t>Корисник</w:t>
                          </w:r>
                        </w:p>
                      </w:txbxContent>
                    </v:textbox>
                  </v:shape>
                </v:group>
                <v:rect id="Rectangle 131" o:spid="_x0000_s1082" style="position:absolute;left:26765;top:4133;width:8858;height:38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gAYL8A&#10;AADcAAAADwAAAGRycy9kb3ducmV2LnhtbERPy4rCMBTdD8w/hDvgZtBUF0U6RqmCMlsfs79trk2x&#10;uSlJrJ2/NwvB5eG8V5vRdmIgH1rHCuazDARx7XTLjYLLeT9dgggRWWPnmBT8U4DN+vNjhYV2Dz7S&#10;cIqNSCEcClRgYuwLKUNtyGKYuZ44cVfnLcYEfSO1x0cKt51cZFkuLbacGgz2tDNU3053qyBWpTnP&#10;/ba8X+rvY14d9sNt+6fU5Gssf0BEGuNb/HL/agV5ltamM+kI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YuABgvwAAANwAAAAPAAAAAAAAAAAAAAAAAJgCAABkcnMvZG93bnJl&#10;di54bWxQSwUGAAAAAAQABAD1AAAAhAMAAAAA&#10;" fillcolor="window" strokecolor="windowText" strokeweight=".5pt">
                  <v:textbox>
                    <w:txbxContent>
                      <w:p w14:paraId="7858B44A" w14:textId="77777777" w:rsidR="004A0D15" w:rsidRPr="00EF778F" w:rsidRDefault="004A0D15" w:rsidP="00147429">
                        <w:pPr>
                          <w:pStyle w:val="TextBox"/>
                        </w:pPr>
                        <w:r>
                          <w:t>Систем</w:t>
                        </w:r>
                      </w:p>
                    </w:txbxContent>
                  </v:textbox>
                </v:rect>
                <v:rect id="Rectangle 132" o:spid="_x0000_s1083" style="position:absolute;left:3572;top:9429;width:766;height:7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Sl+8MA&#10;AADcAAAADwAAAGRycy9kb3ducmV2LnhtbESPQWvCQBSE74X+h+UJvZS60UOwqavEgtKrmt6f2Wc2&#10;mH0bdteY/vuuIHgcZuYbZrkebScG8qF1rGA2zUAQ10633CiojtuPBYgQkTV2jknBHwVYr15fllho&#10;d+M9DYfYiAThUKACE2NfSBlqQxbD1PXEyTs7bzEm6RupPd4S3HZynmW5tNhyWjDY07eh+nK4WgXx&#10;VJrjzG/Ka1W/7/PTbjtcNr9KvU3G8gtEpDE+w4/2j1aQZ59wP5OOgF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/Sl+8MAAADcAAAADwAAAAAAAAAAAAAAAACYAgAAZHJzL2Rv&#10;d25yZXYueG1sUEsFBgAAAAAEAAQA9QAAAIgDAAAAAA==&#10;" fillcolor="window" strokecolor="windowText" strokeweight=".5pt"/>
                <v:line id="Straight Connector 134" o:spid="_x0000_s1084" style="position:absolute;visibility:visible;mso-wrap-style:square" from="31337,8286" to="31337,165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wX+MMAAADcAAAADwAAAGRycy9kb3ducmV2LnhtbESPQYvCMBSE78L+h/AWvIimFbRLNcoq&#10;CHpYUVc8P5pnW7Z5KU2s9d9vBMHjMDPfMPNlZyrRUuNKywriUQSCOLO65FzB+Xcz/ALhPLLGyjIp&#10;eJCD5eKjN8dU2zsfqT35XAQIuxQVFN7XqZQuK8igG9maOHhX2xj0QTa51A3eA9xUchxFU2mw5LBQ&#10;YE3rgrK/080oYBpc8p+KaxN1yW51uMhksm+V6n923zMQnjr/Dr/aW61gGsfwPBOOgFz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JMF/jDAAAA3AAAAA8AAAAAAAAAAAAA&#10;AAAAoQIAAGRycy9kb3ducmV2LnhtbFBLBQYAAAAABAAEAPkAAACRAwAAAAA=&#10;" strokeweight=".5pt">
                  <v:stroke dashstyle="dash"/>
                </v:line>
                <v:rect id="Rectangle 204" o:spid="_x0000_s1085" style="position:absolute;left:30956;top:11430;width:765;height:39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mhV8MA&#10;AADcAAAADwAAAGRycy9kb3ducmV2LnhtbESPT4vCMBTE78J+h/AW9iJrWg9FukapguLVP3t/Nm+b&#10;YvNSkljrt98sLHgcZuY3zHI92k4M5EPrWEE+y0AQ10633Ci4nHefCxAhImvsHJOCJwVYr94mSyy1&#10;e/CRhlNsRIJwKFGBibEvpQy1IYth5nri5P04bzEm6RupPT4S3HZynmWFtNhyWjDY09ZQfTvdrYJ4&#10;rcw595vqfqmnx+K63w23zbdSH+9j9QUi0hhf4f/2QSso8jn8nUlH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ImhV8MAAADcAAAADwAAAAAAAAAAAAAAAACYAgAAZHJzL2Rv&#10;d25yZXYueG1sUEsFBgAAAAAEAAQA9QAAAIgDAAAAAA==&#10;" fillcolor="window" strokecolor="windowText" strokeweight=".5pt"/>
                <v:shape id="Straight Arrow Connector 135" o:spid="_x0000_s1086" type="#_x0000_t32" style="position:absolute;left:4338;top:11620;width:2661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W1QcUAAADcAAAADwAAAGRycy9kb3ducmV2LnhtbESPT2vCQBTE7wW/w/IEb3WjFrGpq4ig&#10;tBfxH55fs6/ZkOzbkF2T9Nu7hYLHYWZ+wyzXva1ES40vHCuYjBMQxJnTBecKrpfd6wKED8gaK8ek&#10;4Jc8rFeDlyWm2nV8ovYcchEh7FNUYEKoUyl9ZsiiH7uaOHo/rrEYomxyqRvsItxWcpokc2mx4Lhg&#10;sKatoaw8362Ct/a2+OrM6bbfH7ZlVRZH+/59VGo07DcfIAL14Rn+b39qBfPJDP7OxCMgV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wW1QcUAAADcAAAADwAAAAAAAAAA&#10;AAAAAAChAgAAZHJzL2Rvd25yZXYueG1sUEsFBgAAAAAEAAQA+QAAAJMDAAAAAA==&#10;">
                  <v:stroke endarrow="open" endarrowwidth="wide"/>
                </v:shape>
                <v:shape id="Text Box 137" o:spid="_x0000_s1087" type="#_x0000_t202" style="position:absolute;left:8286;top:9325;width:19908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xXuMUA&#10;AADcAAAADwAAAGRycy9kb3ducmV2LnhtbESPQYvCMBSE78L+h/AEb5oqu1KqUaQgLqIHXS97ezbP&#10;tti8dJuodX+9EQSPw8x8w0znranElRpXWlYwHEQgiDOrS84VHH6W/RiE88gaK8uk4E4O5rOPzhQT&#10;bW+8o+ve5yJA2CWooPC+TqR0WUEG3cDWxME72cagD7LJpW7wFuCmkqMoGkuDJYeFAmtKC8rO+4tR&#10;sE6XW9wdRyb+r9LV5rSo/w6/X0r1uu1iAsJT69/hV/tbKxgPP+F5Jh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3Fe4xQAAANwAAAAPAAAAAAAAAAAAAAAAAJgCAABkcnMv&#10;ZG93bnJldi54bWxQSwUGAAAAAAQABAD1AAAAigMAAAAA&#10;" filled="f" stroked="f" strokeweight=".5pt">
                  <v:textbox>
                    <w:txbxContent>
                      <w:p w14:paraId="4BACF95C" w14:textId="7547E5C7" w:rsidR="004A0D15" w:rsidRPr="008D3BE3" w:rsidRDefault="004A0D15" w:rsidP="00147429">
                        <w:pPr>
                          <w:pStyle w:val="TextBox"/>
                        </w:pPr>
                        <w:r>
                          <w:t>kreirajPoruku(temaID,Tekst)</w:t>
                        </w:r>
                      </w:p>
                    </w:txbxContent>
                  </v:textbox>
                </v:shape>
                <v:shape id="Straight Arrow Connector 206" o:spid="_x0000_s1088" type="#_x0000_t32" style="position:absolute;left:4338;top:14763;width:2661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9ubcIAAADcAAAADwAAAGRycy9kb3ducmV2LnhtbESP3YrCMBCF7wXfIcyCd5pWsUjXtFRB&#10;EPTG6gOMzWxbtpmUJmp9+83Cwl4ezs/H2eaj6cSTBtdaVhAvIhDEldUt1wpu18N8A8J5ZI2dZVLw&#10;Jgd5Np1sMdX2xRd6lr4WYYRdigoa7/tUSlc1ZNAtbE8cvC87GPRBDrXUA77CuOnkMooSabDlQGiw&#10;p31D1Xf5MIEbX9qy3lk835J7EReruz2Zk1Kzj7H4BOFp9P/hv/ZRK0jiNfyeCUdAZj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p9ubcIAAADcAAAADwAAAAAAAAAAAAAA&#10;AAChAgAAZHJzL2Rvd25yZXYueG1sUEsFBgAAAAAEAAQA+QAAAJADAAAAAA==&#10;">
                  <v:stroke startarrow="open" startarrowwidth="wide" endarrowwidth="wide"/>
                </v:shape>
                <v:shape id="Text Box 207" o:spid="_x0000_s1089" type="#_x0000_t202" style="position:absolute;left:8381;top:12468;width:19908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JsVMUA&#10;AADcAAAADwAAAGRycy9kb3ducmV2LnhtbESPQYvCMBSE7wv7H8Jb8LamChbpGkUKsiJ6UHvZ27N5&#10;tsXmpdtErf56Iwgeh5n5hpnMOlOLC7Wusqxg0I9AEOdWV1woyPaL7zEI55E11pZJwY0czKafHxNM&#10;tL3yli47X4gAYZeggtL7JpHS5SUZdH3bEAfvaFuDPsi2kLrFa4CbWg6jKJYGKw4LJTaUlpSfdmej&#10;YJUuNrg9DM34Xqe/6+O8+c/+Rkr1vrr5DwhPnX+HX+2lVhAPYnieCUdAT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QmxUxQAAANwAAAAPAAAAAAAAAAAAAAAAAJgCAABkcnMv&#10;ZG93bnJldi54bWxQSwUGAAAAAAQABAD1AAAAigMAAAAA&#10;" filled="f" stroked="f" strokeweight=".5pt">
                  <v:textbox>
                    <w:txbxContent>
                      <w:p w14:paraId="4C4D2303" w14:textId="77777777" w:rsidR="004A0D15" w:rsidRPr="008D3BE3" w:rsidRDefault="004A0D15" w:rsidP="00147429">
                        <w:pPr>
                          <w:pStyle w:val="TextBox"/>
                        </w:pPr>
                        <w:r>
                          <w:t>PorukeUTemi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A0A8D6C" w14:textId="77777777" w:rsidR="00E203EC" w:rsidRPr="005954D6" w:rsidRDefault="00E203EC" w:rsidP="00E203EC">
      <w:pPr>
        <w:rPr>
          <w:b/>
          <w:lang w:val="sr-Cyrl-RS"/>
        </w:rPr>
      </w:pPr>
      <w:r w:rsidRPr="005954D6">
        <w:rPr>
          <w:b/>
          <w:lang w:val="sr-Cyrl-RS"/>
        </w:rPr>
        <w:t>Алтернативни сценарио СК:</w:t>
      </w:r>
    </w:p>
    <w:p w14:paraId="71E0351C" w14:textId="12B1D4E7" w:rsidR="00E203EC" w:rsidRPr="005954D6" w:rsidRDefault="00E203EC" w:rsidP="00E203EC">
      <w:pPr>
        <w:pStyle w:val="AltScen"/>
        <w:rPr>
          <w:lang w:val="sr-Cyrl-RS"/>
        </w:rPr>
      </w:pPr>
      <w:r w:rsidRPr="005954D6">
        <w:rPr>
          <w:lang w:val="sr-Cyrl-RS"/>
        </w:rPr>
        <w:t>2.1</w:t>
      </w:r>
      <w:r w:rsidRPr="005954D6">
        <w:rPr>
          <w:lang w:val="sr-Cyrl-RS"/>
        </w:rPr>
        <w:tab/>
        <w:t>Ако порука не задовољава валидацију корисник ће бити враћен на форму за унос са поруком о грешци.</w:t>
      </w:r>
    </w:p>
    <w:p w14:paraId="4575AB72" w14:textId="0CC12911" w:rsidR="004D5E36" w:rsidRPr="005954D6" w:rsidRDefault="004A5673" w:rsidP="00E203EC">
      <w:pPr>
        <w:pStyle w:val="ProList"/>
        <w:jc w:val="center"/>
        <w:rPr>
          <w:lang w:val="sr-Cyrl-RS"/>
        </w:rPr>
      </w:pPr>
      <w:r w:rsidRPr="005954D6">
        <w:rPr>
          <w:rFonts w:eastAsia="Times New Roman" w:cs="Times New Roman"/>
          <w:noProof/>
          <w:lang w:val="sr-Cyrl-RS"/>
        </w:rPr>
        <mc:AlternateContent>
          <mc:Choice Requires="wpc">
            <w:drawing>
              <wp:inline distT="0" distB="0" distL="0" distR="0" wp14:anchorId="790D4459" wp14:editId="4C8E5E36">
                <wp:extent cx="3810000" cy="1939925"/>
                <wp:effectExtent l="0" t="0" r="0" b="0"/>
                <wp:docPr id="599" name="Подлога за цртање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582" name="Group 129"/>
                        <wpg:cNvGrpSpPr/>
                        <wpg:grpSpPr>
                          <a:xfrm>
                            <a:off x="18996" y="122672"/>
                            <a:ext cx="781050" cy="838474"/>
                            <a:chOff x="476250" y="160950"/>
                            <a:chExt cx="781050" cy="838474"/>
                          </a:xfrm>
                        </wpg:grpSpPr>
                        <wpg:grpSp>
                          <wpg:cNvPr id="583" name="Group 186"/>
                          <wpg:cNvGrpSpPr/>
                          <wpg:grpSpPr>
                            <a:xfrm>
                              <a:off x="703874" y="160950"/>
                              <a:ext cx="294059" cy="600349"/>
                              <a:chOff x="0" y="0"/>
                              <a:chExt cx="381813" cy="779211"/>
                            </a:xfrm>
                          </wpg:grpSpPr>
                          <wps:wsp>
                            <wps:cNvPr id="584" name="Oval 189"/>
                            <wps:cNvSpPr/>
                            <wps:spPr>
                              <a:xfrm>
                                <a:off x="95414" y="0"/>
                                <a:ext cx="198782" cy="198782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0D03FB7A" w14:textId="77777777" w:rsidR="004A0D15" w:rsidRDefault="004A0D15" w:rsidP="00E203EC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5" name="Straight Connector 191"/>
                            <wps:cNvCnPr/>
                            <wps:spPr>
                              <a:xfrm flipH="1">
                                <a:off x="194419" y="198782"/>
                                <a:ext cx="386" cy="302133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587" name="Straight Connector 192"/>
                            <wps:cNvCnPr/>
                            <wps:spPr>
                              <a:xfrm flipH="1">
                                <a:off x="47706" y="500597"/>
                                <a:ext cx="146328" cy="278432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588" name="Straight Connector 195"/>
                            <wps:cNvCnPr/>
                            <wps:spPr>
                              <a:xfrm>
                                <a:off x="194627" y="500835"/>
                                <a:ext cx="186981" cy="278376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589" name="Straight Connector 202"/>
                            <wps:cNvCnPr/>
                            <wps:spPr>
                              <a:xfrm>
                                <a:off x="0" y="285865"/>
                                <a:ext cx="381813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  <wps:wsp>
                          <wps:cNvPr id="590" name="Text Box 15"/>
                          <wps:cNvSpPr txBox="1"/>
                          <wps:spPr>
                            <a:xfrm>
                              <a:off x="476250" y="723199"/>
                              <a:ext cx="781050" cy="2762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6CD33595" w14:textId="77777777" w:rsidR="004A0D15" w:rsidRPr="00EF778F" w:rsidRDefault="004A0D15" w:rsidP="00E203EC">
                                <w:pPr>
                                  <w:pStyle w:val="TextBox"/>
                                </w:pPr>
                                <w:r>
                                  <w:t>Корисник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91" name="Rectangle 131"/>
                        <wps:cNvSpPr/>
                        <wps:spPr>
                          <a:xfrm>
                            <a:off x="2676527" y="413312"/>
                            <a:ext cx="885824" cy="38010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7DBB9328" w14:textId="77777777" w:rsidR="004A0D15" w:rsidRPr="00EF778F" w:rsidRDefault="004A0D15" w:rsidP="00E203EC">
                              <w:pPr>
                                <w:pStyle w:val="TextBox"/>
                              </w:pPr>
                              <w:r>
                                <w:t>Систем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Rectangle 132"/>
                        <wps:cNvSpPr/>
                        <wps:spPr>
                          <a:xfrm>
                            <a:off x="357284" y="942975"/>
                            <a:ext cx="76547" cy="756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Straight Connector 134"/>
                        <wps:cNvCnPr/>
                        <wps:spPr>
                          <a:xfrm>
                            <a:off x="3133726" y="828675"/>
                            <a:ext cx="0" cy="82800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bodyPr/>
                      </wps:wsp>
                      <wps:wsp>
                        <wps:cNvPr id="594" name="Rectangle 204"/>
                        <wps:cNvSpPr/>
                        <wps:spPr>
                          <a:xfrm>
                            <a:off x="3095627" y="1143000"/>
                            <a:ext cx="76547" cy="396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Straight Arrow Connector 135"/>
                        <wps:cNvCnPr/>
                        <wps:spPr>
                          <a:xfrm>
                            <a:off x="433831" y="1162050"/>
                            <a:ext cx="26617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 w="lg" len="med"/>
                          </a:ln>
                          <a:effectLst/>
                        </wps:spPr>
                        <wps:bodyPr/>
                      </wps:wsp>
                      <wps:wsp>
                        <wps:cNvPr id="596" name="Text Box 137"/>
                        <wps:cNvSpPr txBox="1"/>
                        <wps:spPr>
                          <a:xfrm>
                            <a:off x="828674" y="932571"/>
                            <a:ext cx="1990726" cy="258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20095374" w14:textId="77777777" w:rsidR="004A0D15" w:rsidRPr="008D3BE3" w:rsidRDefault="004A0D15" w:rsidP="00E203EC">
                              <w:pPr>
                                <w:pStyle w:val="TextBox"/>
                              </w:pPr>
                              <w:r>
                                <w:t>kreirajPoruku(temaID,Tekst)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Straight Arrow Connector 206"/>
                        <wps:cNvCnPr/>
                        <wps:spPr>
                          <a:xfrm>
                            <a:off x="433831" y="1476375"/>
                            <a:ext cx="26617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arrow" w="lg" len="med"/>
                            <a:tailEnd type="none" w="lg" len="med"/>
                          </a:ln>
                          <a:effectLst/>
                        </wps:spPr>
                        <wps:bodyPr/>
                      </wps:wsp>
                      <wps:wsp>
                        <wps:cNvPr id="598" name="Text Box 207"/>
                        <wps:cNvSpPr txBox="1"/>
                        <wps:spPr>
                          <a:xfrm>
                            <a:off x="838199" y="1246896"/>
                            <a:ext cx="1990726" cy="258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20D34E9A" w14:textId="776E0B59" w:rsidR="004A0D15" w:rsidRPr="00E203EC" w:rsidRDefault="004A0D15" w:rsidP="00E203EC">
                              <w:pPr>
                                <w:pStyle w:val="TextBox"/>
                                <w:rPr>
                                  <w:lang w:val="sr-Latn-RS"/>
                                </w:rPr>
                              </w:pPr>
                              <w:r>
                                <w:rPr>
                                  <w:lang w:val="sr-Latn-RS"/>
                                </w:rPr>
                                <w:t>Greska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90D4459" id="Подлога за цртање 532" o:spid="_x0000_s1090" editas="canvas" style="width:300pt;height:152.75pt;mso-position-horizontal-relative:char;mso-position-vertical-relative:line" coordsize="38100,193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">
                <v:shape id="_x0000_s1091" type="#_x0000_t75" style="position:absolute;width:38100;height:19399;visibility:visible;mso-wrap-style:square">
                  <v:fill o:detectmouseclick="t"/>
                  <v:path o:connecttype="none"/>
                </v:shape>
                <v:group id="Group 129" o:spid="_x0000_s1092" style="position:absolute;left:189;top:1226;width:7811;height:8385" coordorigin="4762,1609" coordsize="7810,8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Bg7zxgAAANwA&#10;AAAPAAAAAAAAAAAAAAAAAKoCAABkcnMvZG93bnJldi54bWxQSwUGAAAAAAQABAD6AAAAnQMAAAAA&#10;">
                  <v:group id="Group 186" o:spid="_x0000_s1093" style="position:absolute;left:7038;top:1609;width:2941;height:6003" coordsize="3818,77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UqraMQAAADcAAAADwAAAGRycy9kb3ducmV2LnhtbESPQYvCMBSE74L/ITzB&#10;m6ZVXKQaRURlD7KwdWHx9miebbF5KU1s67/fLAgeh5n5hllve1OJlhpXWlYQTyMQxJnVJecKfi7H&#10;yRKE88gaK8uk4EkOtpvhYI2Jth1/U5v6XAQIuwQVFN7XiZQuK8igm9qaOHg32xj0QTa51A12AW4q&#10;OYuiD2mw5LBQYE37grJ7+jAKTh12u3l8aM/32/55vSy+fs8xKTUe9bsVCE+9f4df7U+tYLGc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UqraMQAAADcAAAA&#10;DwAAAAAAAAAAAAAAAACqAgAAZHJzL2Rvd25yZXYueG1sUEsFBgAAAAAEAAQA+gAAAJsDAAAAAA==&#10;">
                    <v:oval id="Oval 189" o:spid="_x0000_s1094" style="position:absolute;left:954;width:1987;height:19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J0S8gA&#10;AADcAAAADwAAAGRycy9kb3ducmV2LnhtbESPT2vCQBTE70K/w/IKvYhuUjRK6ioltNST+K/Q3h7Z&#10;1yRt9m2a3Zr47d2C4HGYmd8wi1VvanGi1lWWFcTjCARxbnXFhYLj4XU0B+E8ssbaMik4k4PV8m6w&#10;wFTbjnd02vtCBAi7FBWU3jeplC4vyaAb24Y4eF+2NeiDbAupW+wC3NTyMYoSabDisFBiQ1lJ+c/+&#10;zyjINtnwe/u7fk9e3j6TWbzppvHHVqmH+/75CYSn3t/C1/ZaK5jOJ/B/JhwBubw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InRLyAAAANwAAAAPAAAAAAAAAAAAAAAAAJgCAABk&#10;cnMvZG93bnJldi54bWxQSwUGAAAAAAQABAD1AAAAjQMAAAAA&#10;" fillcolor="window" strokecolor="windowText">
                      <v:textbox>
                        <w:txbxContent>
                          <w:p w14:paraId="0D03FB7A" w14:textId="77777777" w:rsidR="004A0D15" w:rsidRDefault="004A0D15" w:rsidP="00E203EC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  <v:line id="Straight Connector 191" o:spid="_x0000_s1095" style="position:absolute;flip:x;visibility:visible;mso-wrap-style:square" from="1944,1987" to="1948,50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aNescAAADcAAAADwAAAGRycy9kb3ducmV2LnhtbESPQWsCMRSE74X+h/CEXkrNVmpZV6NI&#10;QejBS21Z8fbcPDfLbl62SarrvzeFQo/DzHzDLFaD7cSZfGgcK3geZyCIK6cbrhV8fW6echAhImvs&#10;HJOCKwVYLe/vFlhod+EPOu9iLRKEQ4EKTIx9IWWoDFkMY9cTJ+/kvMWYpK+l9nhJcNvJSZa9SosN&#10;pwWDPb0Zqtrdj1Ug8+3jt18fX9qy3e9npqzK/rBV6mE0rOcgIg3xP/zXftcKpvkUfs+kI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9o16xwAAANwAAAAPAAAAAAAA&#10;AAAAAAAAAKECAABkcnMvZG93bnJldi54bWxQSwUGAAAAAAQABAD5AAAAlQMAAAAA&#10;"/>
                    <v:line id="Straight Connector 192" o:spid="_x0000_s1096" style="position:absolute;flip:x;visibility:visible;mso-wrap-style:square" from="477,5005" to="1940,77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i2lscAAADcAAAADwAAAGRycy9kb3ducmV2LnhtbESPQUsDMRSE74L/ITzBi7RZRe12bVqK&#10;IHjopVW29Pa6ed0su3lZk9hu/31TEDwOM/MNM1sMthNH8qFxrOBxnIEgrpxuuFbw/fUxykGEiKyx&#10;c0wKzhRgMb+9mWGh3YnXdNzEWiQIhwIVmBj7QspQGbIYxq4nTt7BeYsxSV9L7fGU4LaTT1n2Ki02&#10;nBYM9vRuqGo3v1aBzFcPP365f27LdrudmrIq+91Kqfu7YfkGItIQ/8N/7U+t4CWfwPVMOgJy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2aLaWxwAAANwAAAAPAAAAAAAA&#10;AAAAAAAAAKECAABkcnMvZG93bnJldi54bWxQSwUGAAAAAAQABAD5AAAAlQMAAAAA&#10;"/>
                    <v:line id="Straight Connector 195" o:spid="_x0000_s1097" style="position:absolute;visibility:visible;mso-wrap-style:square" from="1946,5008" to="3816,7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Ojm8QAAADcAAAADwAAAGRycy9kb3ducmV2LnhtbERPy2rCQBTdF/yH4Qrd1YmVBomOIhZB&#10;uyj1Abq8Zq5JNHMnzEyT9O87i0KXh/OeL3tTi5acrywrGI8SEMS51RUXCk7HzcsUhA/IGmvLpOCH&#10;PCwXg6c5Ztp2vKf2EAoRQ9hnqKAMocmk9HlJBv3INsSRu1lnMEToCqkddjHc1PI1SVJpsOLYUGJD&#10;65Lyx+HbKPicfKXtavex7c+79Jq/76+Xe+eUeh72qxmIQH34F/+5t1rB2zSujWfiEZ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06ObxAAAANwAAAAPAAAAAAAAAAAA&#10;AAAAAKECAABkcnMvZG93bnJldi54bWxQSwUGAAAAAAQABAD5AAAAkgMAAAAA&#10;"/>
                    <v:line id="Straight Connector 202" o:spid="_x0000_s1098" style="position:absolute;visibility:visible;mso-wrap-style:square" from="0,2858" to="3818,2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8GAMcAAADcAAAADwAAAGRycy9kb3ducmV2LnhtbESPQWvCQBSE74X+h+UVvNVNWxo0uoq0&#10;FLQHUSvo8Zl9Jmmzb8PumqT/3i0IPQ4z8w0znfemFi05X1lW8DRMQBDnVldcKNh/fTyOQPiArLG2&#10;TAp+ycN8dn83xUzbjrfU7kIhIoR9hgrKEJpMSp+XZNAPbUMcvbN1BkOUrpDaYRfhppbPSZJKgxXH&#10;hRIbeisp/9ldjIL1yyZtF6vPZX9Ypaf8fXs6fndOqcFDv5iACNSH//CtvdQKXkdj+DsTj4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nwYAxwAAANwAAAAPAAAAAAAA&#10;AAAAAAAAAKECAABkcnMvZG93bnJldi54bWxQSwUGAAAAAAQABAD5AAAAlQMAAAAA&#10;"/>
                  </v:group>
                  <v:shape id="Text Box 15" o:spid="_x0000_s1099" type="#_x0000_t202" style="position:absolute;left:4762;top:7231;width:7811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EzncMA&#10;AADcAAAADwAAAGRycy9kb3ducmV2LnhtbERPy4rCMBTdD/gP4Q64G9MRFK2mRQqiDLrwsXF3ba5t&#10;sbmpTdTOfP1kIbg8nPc87UwtHtS6yrKC70EEgji3uuJCwfGw/JqAcB5ZY22ZFPySgzTpfcwx1vbJ&#10;O3rsfSFCCLsYFZTeN7GULi/JoBvYhjhwF9sa9AG2hdQtPkO4qeUwisbSYMWhocSGspLy6/5uFPxk&#10;yy3uzkMz+auz1eayaG7H00ip/me3mIHw1Pm3+OVeawWjaZgfzoQjIJ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hEzncMAAADcAAAADwAAAAAAAAAAAAAAAACYAgAAZHJzL2Rv&#10;d25yZXYueG1sUEsFBgAAAAAEAAQA9QAAAIgDAAAAAA==&#10;" filled="f" stroked="f" strokeweight=".5pt">
                    <v:textbox>
                      <w:txbxContent>
                        <w:p w14:paraId="6CD33595" w14:textId="77777777" w:rsidR="004A0D15" w:rsidRPr="00EF778F" w:rsidRDefault="004A0D15" w:rsidP="00E203EC">
                          <w:pPr>
                            <w:pStyle w:val="TextBox"/>
                          </w:pPr>
                          <w:r>
                            <w:t>Корисник</w:t>
                          </w:r>
                        </w:p>
                      </w:txbxContent>
                    </v:textbox>
                  </v:shape>
                </v:group>
                <v:rect id="Rectangle 131" o:spid="_x0000_s1100" style="position:absolute;left:26765;top:4133;width:8858;height:38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1dBsQA&#10;AADcAAAADwAAAGRycy9kb3ducmV2LnhtbESPT2sCMRTE74V+h/CEXopmt1Cxq1HWgsWrf3p/bp6b&#10;xc3LksR1++1NQfA4zMxvmMVqsK3oyYfGsYJ8koEgrpxuuFZwPGzGMxAhImtsHZOCPwqwWr6+LLDQ&#10;7sY76vexFgnCoUAFJsaukDJUhiyGieuIk3d23mJM0tdSe7wluG3lR5ZNpcWG04LBjr4NVZf91SqI&#10;p9Iccr8ur8fqfTc9/Wz6y/pXqbfRUM5BRBriM/xob7WCz68c/s+k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tXQbEAAAA3AAAAA8AAAAAAAAAAAAAAAAAmAIAAGRycy9k&#10;b3ducmV2LnhtbFBLBQYAAAAABAAEAPUAAACJAwAAAAA=&#10;" fillcolor="window" strokecolor="windowText" strokeweight=".5pt">
                  <v:textbox>
                    <w:txbxContent>
                      <w:p w14:paraId="7DBB9328" w14:textId="77777777" w:rsidR="004A0D15" w:rsidRPr="00EF778F" w:rsidRDefault="004A0D15" w:rsidP="00E203EC">
                        <w:pPr>
                          <w:pStyle w:val="TextBox"/>
                        </w:pPr>
                        <w:r>
                          <w:t>Систем</w:t>
                        </w:r>
                      </w:p>
                    </w:txbxContent>
                  </v:textbox>
                </v:rect>
                <v:rect id="Rectangle 132" o:spid="_x0000_s1101" style="position:absolute;left:3572;top:9429;width:766;height:7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/DccQA&#10;AADcAAAADwAAAGRycy9kb3ducmV2LnhtbESPzWrDMBCE74W+g9hCL6WRE2hInSjGKaTkmr/7xtpY&#10;JtbKSLLjvn1UKPQ4zMw3zKoYbSsG8qFxrGA6yUAQV043XCs4HbfvCxAhImtsHZOCHwpQrJ+fVphr&#10;d+c9DYdYiwThkKMCE2OXSxkqQxbDxHXEybs6bzEm6WupPd4T3LZylmVzabHhtGCwoy9D1e3QWwXx&#10;Uprj1G/K/lS97eeX7+1w25yVen0ZyyWISGP8D/+1d1rBx+cMfs+kI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/w3HEAAAA3AAAAA8AAAAAAAAAAAAAAAAAmAIAAGRycy9k&#10;b3ducmV2LnhtbFBLBQYAAAAABAAEAPUAAACJAwAAAAA=&#10;" fillcolor="window" strokecolor="windowText" strokeweight=".5pt"/>
                <v:line id="Straight Connector 134" o:spid="_x0000_s1102" style="position:absolute;visibility:visible;mso-wrap-style:square" from="31337,8286" to="31337,165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ROMsMAAADcAAAADwAAAGRycy9kb3ducmV2LnhtbESPQYvCMBSE74L/ITxhL7KmKupajaIL&#10;C3pQ1F08P5pnW2xeSpOt9d8bQfA4zMw3zHzZmELUVLncsoJ+LwJBnFidc6rg7/fn8wuE88gaC8uk&#10;4E4Olot2a46xtjc+Un3yqQgQdjEqyLwvYyldkpFB17MlcfAutjLog6xSqSu8Bbgp5CCKxtJgzmEh&#10;w5K+M0qup3+jgKl7TncFlyZqJtv14Swno32t1EenWc1AeGr8O/xqb7SC0XQIzzPhCMjF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kTjLDAAAA3AAAAA8AAAAAAAAAAAAA&#10;AAAAoQIAAGRycy9kb3ducmV2LnhtbFBLBQYAAAAABAAEAPkAAACRAwAAAAA=&#10;" strokeweight=".5pt">
                  <v:stroke dashstyle="dash"/>
                </v:line>
                <v:rect id="Rectangle 204" o:spid="_x0000_s1103" style="position:absolute;left:30956;top:11430;width:765;height:39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r+nsQA&#10;AADcAAAADwAAAGRycy9kb3ducmV2LnhtbESPT2sCMRTE74V+h/AKvZSatVixq1HWguLVf/fn5rlZ&#10;3LwsSVy3394IQo/DzPyGmS1624iOfKgdKxgOMhDEpdM1VwoO+9XnBESIyBobx6TgjwIs5q8vM8y1&#10;u/GWul2sRIJwyFGBibHNpQylIYth4Fri5J2dtxiT9JXUHm8Jbhv5lWVjabHmtGCwpV9D5WV3tQri&#10;qTD7oV8W10P5sR2f1qvusjwq9f7WF1MQkfr4H362N1rB988IHmfSEZD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ra/p7EAAAA3AAAAA8AAAAAAAAAAAAAAAAAmAIAAGRycy9k&#10;b3ducmV2LnhtbFBLBQYAAAAABAAEAPUAAACJAwAAAAA=&#10;" fillcolor="window" strokecolor="windowText" strokeweight=".5pt"/>
                <v:shape id="Straight Arrow Connector 135" o:spid="_x0000_s1104" type="#_x0000_t32" style="position:absolute;left:4338;top:11620;width:2661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VbqiMUAAADcAAAADwAAAGRycy9kb3ducmV2LnhtbESPQWvCQBSE7wX/w/KE3upGqUVjVhGh&#10;0l6K2pLzM/vMhmTfhuw2Sf99t1DwOMzMN0y2G20jeup85VjBfJaAIC6crrhU8PX5+rQC4QOyxsYx&#10;KfghD7vt5CHDVLuBz9RfQikihH2KCkwIbSqlLwxZ9DPXEkfv5jqLIcqulLrDIcJtIxdJ8iItVhwX&#10;DLZ0MFTUl2+r4LnPV++DOefH48ehburqZNfXk1KP03G/ARFoDPfwf/tNK1iul/B3Jh4Buf0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VbqiMUAAADcAAAADwAAAAAAAAAA&#10;AAAAAAChAgAAZHJzL2Rvd25yZXYueG1sUEsFBgAAAAAEAAQA+QAAAJMDAAAAAA==&#10;">
                  <v:stroke endarrow="open" endarrowwidth="wide"/>
                </v:shape>
                <v:shape id="Text Box 137" o:spid="_x0000_s1105" type="#_x0000_t202" style="position:absolute;left:8286;top:9325;width:19908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QOcsYA&#10;AADcAAAADwAAAGRycy9kb3ducmV2LnhtbESPQWvCQBSE7wX/w/KE3upGwWCjq4RAaCn1oPXi7Zl9&#10;JsHs25jdmrS/3i0UPA4z8w2z2gymETfqXG1ZwXQSgSAurK65VHD4yl8WIJxH1thYJgU/5GCzHj2t&#10;MNG25x3d9r4UAcIuQQWV920ipSsqMugmtiUO3tl2Bn2QXSl1h32Am0bOoiiWBmsOCxW2lFVUXPbf&#10;RsFHlm9xd5qZxW+TvX2e0/Z6OM6Veh4P6RKEp8E/wv/td61g/hrD35lw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rQOcsYAAADcAAAADwAAAAAAAAAAAAAAAACYAgAAZHJz&#10;L2Rvd25yZXYueG1sUEsFBgAAAAAEAAQA9QAAAIsDAAAAAA==&#10;" filled="f" stroked="f" strokeweight=".5pt">
                  <v:textbox>
                    <w:txbxContent>
                      <w:p w14:paraId="20095374" w14:textId="77777777" w:rsidR="004A0D15" w:rsidRPr="008D3BE3" w:rsidRDefault="004A0D15" w:rsidP="00E203EC">
                        <w:pPr>
                          <w:pStyle w:val="TextBox"/>
                        </w:pPr>
                        <w:r>
                          <w:t>kreirajPoruku(temaID,Tekst)</w:t>
                        </w:r>
                      </w:p>
                    </w:txbxContent>
                  </v:textbox>
                </v:shape>
                <v:shape id="Straight Arrow Connector 206" o:spid="_x0000_s1106" type="#_x0000_t32" style="position:absolute;left:4338;top:14763;width:2661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/c3p8MAAADcAAAADwAAAGRycy9kb3ducmV2LnhtbESP3YrCMBCF7xd8hzCCd2taZf2pRqmC&#10;sKA3rT7A2IxtsZmUJmr37TcLC14ezs/HWW9704gnda62rCAeRyCIC6trLhVczofPBQjnkTU2lknB&#10;DznYbgYfa0y0fXFGz9yXIoywS1BB5X2bSOmKigy6sW2Jg3eznUEfZFdK3eErjJtGTqJoJg3WHAgV&#10;trSvqLjnDxO4cVbn5c7i6TK7pnE6vdqjOSo1GvbpCoSn3r/D/+1vreBrOYe/M+EIy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v3N6fDAAAA3AAAAA8AAAAAAAAAAAAA&#10;AAAAoQIAAGRycy9kb3ducmV2LnhtbFBLBQYAAAAABAAEAPkAAACRAwAAAAA=&#10;">
                  <v:stroke startarrow="open" startarrowwidth="wide" endarrowwidth="wide"/>
                </v:shape>
                <v:shape id="Text Box 207" o:spid="_x0000_s1107" type="#_x0000_t202" style="position:absolute;left:8381;top:12468;width:19908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c/m8MA&#10;AADcAAAADwAAAGRycy9kb3ducmV2LnhtbERPy4rCMBTdD/gP4Q64G9MRFK2mRQqiDLrwsXF3ba5t&#10;sbmpTdTOfP1kIbg8nPc87UwtHtS6yrKC70EEgji3uuJCwfGw/JqAcB5ZY22ZFPySgzTpfcwx1vbJ&#10;O3rsfSFCCLsYFZTeN7GULi/JoBvYhjhwF9sa9AG2hdQtPkO4qeUwisbSYMWhocSGspLy6/5uFPxk&#10;yy3uzkMz+auz1eayaG7H00ip/me3mIHw1Pm3+OVeawWjaVgbzoQjIJ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Gc/m8MAAADcAAAADwAAAAAAAAAAAAAAAACYAgAAZHJzL2Rv&#10;d25yZXYueG1sUEsFBgAAAAAEAAQA9QAAAIgDAAAAAA==&#10;" filled="f" stroked="f" strokeweight=".5pt">
                  <v:textbox>
                    <w:txbxContent>
                      <w:p w14:paraId="20D34E9A" w14:textId="776E0B59" w:rsidR="004A0D15" w:rsidRPr="00E203EC" w:rsidRDefault="004A0D15" w:rsidP="00E203EC">
                        <w:pPr>
                          <w:pStyle w:val="TextBox"/>
                          <w:rPr>
                            <w:lang w:val="sr-Latn-RS"/>
                          </w:rPr>
                        </w:pPr>
                        <w:r>
                          <w:rPr>
                            <w:lang w:val="sr-Latn-RS"/>
                          </w:rPr>
                          <w:t>Greska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C17DB13" w14:textId="77777777" w:rsidR="005B2A98" w:rsidRPr="005954D6" w:rsidRDefault="005B2A98" w:rsidP="004D5E36">
      <w:pPr>
        <w:pStyle w:val="ProList"/>
        <w:rPr>
          <w:lang w:val="sr-Cyrl-RS"/>
        </w:rPr>
      </w:pPr>
    </w:p>
    <w:p w14:paraId="4E3F16A5" w14:textId="77777777" w:rsidR="004D5E36" w:rsidRPr="005954D6" w:rsidRDefault="004D5E36" w:rsidP="004D5E36">
      <w:pPr>
        <w:pStyle w:val="3"/>
        <w:rPr>
          <w:lang w:val="sr-Cyrl-RS"/>
        </w:rPr>
      </w:pPr>
      <w:bookmarkStart w:id="50" w:name="_Toc456162705"/>
      <w:r w:rsidRPr="005954D6">
        <w:rPr>
          <w:lang w:val="sr-Cyrl-RS"/>
        </w:rPr>
        <w:lastRenderedPageBreak/>
        <w:t>ДС 3: Измена постојеће поруке</w:t>
      </w:r>
      <w:bookmarkEnd w:id="50"/>
    </w:p>
    <w:p w14:paraId="655496CC" w14:textId="77777777" w:rsidR="004D5E36" w:rsidRPr="005954D6" w:rsidRDefault="004D5E36" w:rsidP="004D5E36">
      <w:pPr>
        <w:rPr>
          <w:b/>
          <w:lang w:val="sr-Cyrl-RS"/>
        </w:rPr>
      </w:pPr>
      <w:r w:rsidRPr="005954D6">
        <w:rPr>
          <w:b/>
          <w:lang w:val="sr-Cyrl-RS"/>
        </w:rPr>
        <w:t>Основни сценарио СК:</w:t>
      </w:r>
    </w:p>
    <w:p w14:paraId="26405EAF" w14:textId="77777777" w:rsidR="005B2A98" w:rsidRPr="005954D6" w:rsidRDefault="005B2A98" w:rsidP="005B2A98">
      <w:pPr>
        <w:pStyle w:val="a"/>
        <w:numPr>
          <w:ilvl w:val="0"/>
          <w:numId w:val="20"/>
        </w:numPr>
        <w:rPr>
          <w:lang w:val="sr-Cyrl-RS"/>
        </w:rPr>
      </w:pPr>
      <w:r w:rsidRPr="005954D6">
        <w:rPr>
          <w:b/>
          <w:lang w:val="sr-Cyrl-RS"/>
        </w:rPr>
        <w:t>Корисник позива систем да учита податке о изабраној поруци (АПСО)</w:t>
      </w:r>
    </w:p>
    <w:p w14:paraId="0E7D2FAD" w14:textId="77777777" w:rsidR="005B2A98" w:rsidRPr="005954D6" w:rsidRDefault="005B2A98" w:rsidP="005B2A98">
      <w:pPr>
        <w:pStyle w:val="a"/>
        <w:numPr>
          <w:ilvl w:val="0"/>
          <w:numId w:val="20"/>
        </w:numPr>
        <w:rPr>
          <w:lang w:val="sr-Cyrl-RS"/>
        </w:rPr>
      </w:pPr>
      <w:r w:rsidRPr="005954D6">
        <w:rPr>
          <w:b/>
          <w:lang w:val="sr-Cyrl-RS"/>
        </w:rPr>
        <w:t>Систем учитава изабрану поруку (СО)</w:t>
      </w:r>
    </w:p>
    <w:p w14:paraId="1963D71E" w14:textId="5905F606" w:rsidR="005B2A98" w:rsidRPr="005954D6" w:rsidRDefault="005B2A98" w:rsidP="005B2A98">
      <w:pPr>
        <w:pStyle w:val="a"/>
        <w:numPr>
          <w:ilvl w:val="0"/>
          <w:numId w:val="20"/>
        </w:numPr>
        <w:rPr>
          <w:lang w:val="sr-Cyrl-RS"/>
        </w:rPr>
      </w:pPr>
      <w:r w:rsidRPr="005954D6">
        <w:rPr>
          <w:b/>
          <w:lang w:val="sr-Cyrl-RS"/>
        </w:rPr>
        <w:t>Систем приказује податке о изабраној поруци (ИА)</w:t>
      </w:r>
    </w:p>
    <w:p w14:paraId="792A0EA9" w14:textId="7AA91B13" w:rsidR="004D5E36" w:rsidRPr="005954D6" w:rsidRDefault="004D5E36" w:rsidP="00A60A85">
      <w:pPr>
        <w:pStyle w:val="a"/>
        <w:numPr>
          <w:ilvl w:val="0"/>
          <w:numId w:val="20"/>
        </w:numPr>
        <w:rPr>
          <w:lang w:val="sr-Cyrl-RS"/>
        </w:rPr>
      </w:pPr>
      <w:r w:rsidRPr="005954D6">
        <w:rPr>
          <w:b/>
          <w:lang w:val="sr-Cyrl-RS"/>
        </w:rPr>
        <w:t>Корисник</w:t>
      </w:r>
      <w:r w:rsidR="005B2A98" w:rsidRPr="005954D6">
        <w:rPr>
          <w:b/>
          <w:lang w:val="sr-Cyrl-RS"/>
        </w:rPr>
        <w:t xml:space="preserve"> </w:t>
      </w:r>
      <w:r w:rsidRPr="005954D6">
        <w:rPr>
          <w:u w:val="single"/>
          <w:lang w:val="sr-Cyrl-RS"/>
        </w:rPr>
        <w:t>позива</w:t>
      </w:r>
      <w:r w:rsidR="005B2A98" w:rsidRPr="005954D6">
        <w:rPr>
          <w:u w:val="single"/>
          <w:lang w:val="sr-Cyrl-RS"/>
        </w:rPr>
        <w:t xml:space="preserve"> </w:t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да модификује изабрану поруку. (АПСО)</w:t>
      </w:r>
    </w:p>
    <w:p w14:paraId="5D816194" w14:textId="2A84535E" w:rsidR="004D5E36" w:rsidRPr="005954D6" w:rsidRDefault="005B2A98" w:rsidP="005B2A98">
      <w:pPr>
        <w:pStyle w:val="a"/>
        <w:numPr>
          <w:ilvl w:val="0"/>
          <w:numId w:val="6"/>
        </w:numPr>
        <w:rPr>
          <w:lang w:val="sr-Cyrl-RS"/>
        </w:rPr>
      </w:pPr>
      <w:r w:rsidRPr="005954D6">
        <w:rPr>
          <w:b/>
          <w:lang w:val="sr-Cyrl-RS"/>
        </w:rPr>
        <w:t xml:space="preserve">Систем </w:t>
      </w:r>
      <w:r w:rsidRPr="005954D6">
        <w:rPr>
          <w:u w:val="single"/>
          <w:lang w:val="sr-Cyrl-RS"/>
        </w:rPr>
        <w:t>враћа</w:t>
      </w:r>
      <w:r w:rsidRPr="005954D6">
        <w:rPr>
          <w:lang w:val="sr-Cyrl-RS"/>
        </w:rPr>
        <w:t xml:space="preserve"> листу порука изабране теме која садржи изабрану поруку сада са измењеним садржајем. (ИА)</w:t>
      </w:r>
    </w:p>
    <w:p w14:paraId="47895217" w14:textId="0A6323AE" w:rsidR="009D368F" w:rsidRPr="005954D6" w:rsidRDefault="004A5673" w:rsidP="00CE63D8">
      <w:pPr>
        <w:jc w:val="center"/>
        <w:rPr>
          <w:lang w:val="sr-Cyrl-RS"/>
        </w:rPr>
      </w:pPr>
      <w:r w:rsidRPr="005954D6">
        <w:rPr>
          <w:rFonts w:eastAsia="Times New Roman" w:cs="Times New Roman"/>
          <w:noProof/>
          <w:lang w:val="sr-Cyrl-RS"/>
        </w:rPr>
        <mc:AlternateContent>
          <mc:Choice Requires="wpc">
            <w:drawing>
              <wp:inline distT="0" distB="0" distL="0" distR="0" wp14:anchorId="208B1901" wp14:editId="0ECA8529">
                <wp:extent cx="3810000" cy="1860550"/>
                <wp:effectExtent l="0" t="0" r="0" b="0"/>
                <wp:docPr id="581" name="Подлога за цртање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31" name="Group 129"/>
                        <wpg:cNvGrpSpPr/>
                        <wpg:grpSpPr>
                          <a:xfrm>
                            <a:off x="18996" y="122672"/>
                            <a:ext cx="781050" cy="838474"/>
                            <a:chOff x="476250" y="160950"/>
                            <a:chExt cx="781050" cy="838474"/>
                          </a:xfrm>
                        </wpg:grpSpPr>
                        <wpg:grpSp>
                          <wpg:cNvPr id="132" name="Group 186"/>
                          <wpg:cNvGrpSpPr/>
                          <wpg:grpSpPr>
                            <a:xfrm>
                              <a:off x="703874" y="160950"/>
                              <a:ext cx="294059" cy="600349"/>
                              <a:chOff x="0" y="0"/>
                              <a:chExt cx="381813" cy="779211"/>
                            </a:xfrm>
                          </wpg:grpSpPr>
                          <wps:wsp>
                            <wps:cNvPr id="134" name="Oval 189"/>
                            <wps:cNvSpPr/>
                            <wps:spPr>
                              <a:xfrm>
                                <a:off x="95414" y="0"/>
                                <a:ext cx="198782" cy="198782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6349B563" w14:textId="77777777" w:rsidR="004A0D15" w:rsidRDefault="004A0D15" w:rsidP="0004469F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5" name="Straight Connector 191"/>
                            <wps:cNvCnPr/>
                            <wps:spPr>
                              <a:xfrm flipH="1">
                                <a:off x="194419" y="198782"/>
                                <a:ext cx="386" cy="302133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7" name="Straight Connector 192"/>
                            <wps:cNvCnPr/>
                            <wps:spPr>
                              <a:xfrm flipH="1">
                                <a:off x="47706" y="500597"/>
                                <a:ext cx="146328" cy="278432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50" name="Straight Connector 195"/>
                            <wps:cNvCnPr/>
                            <wps:spPr>
                              <a:xfrm>
                                <a:off x="194627" y="500835"/>
                                <a:ext cx="186981" cy="278376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67" name="Straight Connector 202"/>
                            <wps:cNvCnPr/>
                            <wps:spPr>
                              <a:xfrm>
                                <a:off x="0" y="285865"/>
                                <a:ext cx="381813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  <wps:wsp>
                          <wps:cNvPr id="184" name="Text Box 15"/>
                          <wps:cNvSpPr txBox="1"/>
                          <wps:spPr>
                            <a:xfrm>
                              <a:off x="476250" y="723199"/>
                              <a:ext cx="781050" cy="2762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7C524DE2" w14:textId="77777777" w:rsidR="004A0D15" w:rsidRPr="00EF778F" w:rsidRDefault="004A0D15" w:rsidP="0004469F">
                                <w:pPr>
                                  <w:pStyle w:val="TextBox"/>
                                </w:pPr>
                                <w:r>
                                  <w:t>Корисник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86" name="Rectangle 131"/>
                        <wps:cNvSpPr/>
                        <wps:spPr>
                          <a:xfrm>
                            <a:off x="2676527" y="413312"/>
                            <a:ext cx="885824" cy="38010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3FC77CE6" w14:textId="77777777" w:rsidR="004A0D15" w:rsidRPr="00EF778F" w:rsidRDefault="004A0D15" w:rsidP="0004469F">
                              <w:pPr>
                                <w:pStyle w:val="TextBox"/>
                              </w:pPr>
                              <w:r>
                                <w:t>Систем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Rectangle 132"/>
                        <wps:cNvSpPr/>
                        <wps:spPr>
                          <a:xfrm>
                            <a:off x="357284" y="942975"/>
                            <a:ext cx="76547" cy="720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Straight Connector 134"/>
                        <wps:cNvCnPr/>
                        <wps:spPr>
                          <a:xfrm>
                            <a:off x="3133726" y="828675"/>
                            <a:ext cx="0" cy="82800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bodyPr/>
                      </wps:wsp>
                      <wps:wsp>
                        <wps:cNvPr id="576" name="Rectangle 204"/>
                        <wps:cNvSpPr/>
                        <wps:spPr>
                          <a:xfrm>
                            <a:off x="3095627" y="1143000"/>
                            <a:ext cx="76547" cy="396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Straight Arrow Connector 135"/>
                        <wps:cNvCnPr/>
                        <wps:spPr>
                          <a:xfrm>
                            <a:off x="433831" y="1162050"/>
                            <a:ext cx="26617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 w="lg" len="med"/>
                          </a:ln>
                          <a:effectLst/>
                        </wps:spPr>
                        <wps:bodyPr/>
                      </wps:wsp>
                      <wps:wsp>
                        <wps:cNvPr id="578" name="Text Box 137"/>
                        <wps:cNvSpPr txBox="1"/>
                        <wps:spPr>
                          <a:xfrm>
                            <a:off x="667910" y="932571"/>
                            <a:ext cx="2297926" cy="258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5D2E9801" w14:textId="77777777" w:rsidR="004A0D15" w:rsidRPr="008D3BE3" w:rsidRDefault="004A0D15" w:rsidP="0004469F">
                              <w:pPr>
                                <w:pStyle w:val="TextBox"/>
                              </w:pPr>
                              <w:r>
                                <w:t>promeniPoruku(porukaID,String)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Straight Arrow Connector 206"/>
                        <wps:cNvCnPr/>
                        <wps:spPr>
                          <a:xfrm>
                            <a:off x="433831" y="1476375"/>
                            <a:ext cx="26617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arrow" w="lg" len="med"/>
                            <a:tailEnd type="none" w="lg" len="med"/>
                          </a:ln>
                          <a:effectLst/>
                        </wps:spPr>
                        <wps:bodyPr/>
                      </wps:wsp>
                      <wps:wsp>
                        <wps:cNvPr id="580" name="Text Box 207"/>
                        <wps:cNvSpPr txBox="1"/>
                        <wps:spPr>
                          <a:xfrm>
                            <a:off x="838199" y="1246896"/>
                            <a:ext cx="1990726" cy="258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55476CCD" w14:textId="77777777" w:rsidR="004A0D15" w:rsidRPr="008D3BE3" w:rsidRDefault="004A0D15" w:rsidP="0004469F">
                              <w:pPr>
                                <w:pStyle w:val="TextBox"/>
                              </w:pPr>
                              <w:r>
                                <w:t>PorukeUTemi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08B1901" id="Подлога за цртање 43" o:spid="_x0000_s1108" editas="canvas" style="width:300pt;height:146.5pt;mso-position-horizontal-relative:char;mso-position-vertical-relative:line" coordsize="38100,18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">
                <v:shape id="_x0000_s1109" type="#_x0000_t75" style="position:absolute;width:38100;height:18605;visibility:visible;mso-wrap-style:square">
                  <v:fill o:detectmouseclick="t"/>
                  <v:path o:connecttype="none"/>
                </v:shape>
                <v:group id="Group 129" o:spid="_x0000_s1110" style="position:absolute;left:189;top:1226;width:7811;height:8385" coordorigin="4762,1609" coordsize="7810,8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uT1e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H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6uT1esEAAADcAAAADwAA&#10;AAAAAAAAAAAAAACqAgAAZHJzL2Rvd25yZXYueG1sUEsFBgAAAAAEAAQA+gAAAJgDAAAAAA==&#10;">
                  <v:group id="Group 186" o:spid="_x0000_s1111" style="position:absolute;left:7038;top:1609;width:2941;height:6003" coordsize="3818,77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rDc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PoP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o2aw3CAAAA3AAAAA8A&#10;AAAAAAAAAAAAAAAAqgIAAGRycy9kb3ducmV2LnhtbFBLBQYAAAAABAAEAPoAAACZAwAAAAA=&#10;">
                    <v:oval id="Oval 189" o:spid="_x0000_s1112" style="position:absolute;left:954;width:1987;height:19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IRtcYA&#10;AADcAAAADwAAAGRycy9kb3ducmV2LnhtbERPTWvCQBC9F/oflil4KXWTVtMSXaWEFj2JtRXsbciO&#10;SdrsbJpdTfz3riD0No/3OdN5b2pxpNZVlhXEwwgEcW51xYWCr8/3hxcQziNrrC2TghM5mM9ub6aY&#10;atvxBx03vhAhhF2KCkrvm1RKl5dk0A1tQxy4vW0N+gDbQuoWuxBuavkYRYk0WHFoKLGhrKT8d3Mw&#10;CrJVdv+z/ltuk7fFd/Icr7pxvFsrNbjrXycgPPX+X3x1L3WY/zSCyzPhAjk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xIRtcYAAADcAAAADwAAAAAAAAAAAAAAAACYAgAAZHJz&#10;L2Rvd25yZXYueG1sUEsFBgAAAAAEAAQA9QAAAIsDAAAAAA==&#10;" fillcolor="window" strokecolor="windowText">
                      <v:textbox>
                        <w:txbxContent>
                          <w:p w14:paraId="6349B563" w14:textId="77777777" w:rsidR="004A0D15" w:rsidRDefault="004A0D15" w:rsidP="0004469F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  <v:line id="Straight Connector 191" o:spid="_x0000_s1113" style="position:absolute;flip:x;visibility:visible;mso-wrap-style:square" from="1944,1987" to="1948,50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bohMUAAADcAAAADwAAAGRycy9kb3ducmV2LnhtbERPTUvDQBC9F/oflil4EbupValpNqUI&#10;Qg+9WCXF25gdsyHZ2bi7tvHfu4LQ2zze5xSb0fbiRD60jhUs5hkI4trplhsFb6/PNysQISJr7B2T&#10;gh8KsCmnkwJz7c78QqdDbEQK4ZCjAhPjkEsZakMWw9wNxIn7dN5iTNA3Uns8p3Dby9sse5AWW04N&#10;Bgd6MlR3h2+rQK72119++3HXVd3x+Giquhre90pdzcbtGkSkMV7E/+6dTvOX9/D3TLpAl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cbohMUAAADcAAAADwAAAAAAAAAA&#10;AAAAAAChAgAAZHJzL2Rvd25yZXYueG1sUEsFBgAAAAAEAAQA+QAAAJMDAAAAAA==&#10;"/>
                    <v:line id="Straight Connector 192" o:spid="_x0000_s1114" style="position:absolute;flip:x;visibility:visible;mso-wrap-style:square" from="477,5005" to="1940,77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jTaMUAAADcAAAADwAAAGRycy9kb3ducmV2LnhtbERPTUvDQBC9F/oflil4EbupFa1pNqUI&#10;Qg+9WCXF25gdsyHZ2bi7tvHfu4LQ2zze5xSb0fbiRD60jhUs5hkI4trplhsFb6/PNysQISJr7B2T&#10;gh8KsCmnkwJz7c78QqdDbEQK4ZCjAhPjkEsZakMWw9wNxIn7dN5iTNA3Uns8p3Dby9ssu5cWW04N&#10;Bgd6MlR3h2+rQK72119++3HXVd3x+Giquhre90pdzcbtGkSkMV7E/+6dTvOXD/D3TLpAl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ljTaMUAAADcAAAADwAAAAAAAAAA&#10;AAAAAAChAgAAZHJzL2Rvd25yZXYueG1sUEsFBgAAAAAEAAQA+QAAAJMDAAAAAA==&#10;"/>
                    <v:line id="Straight Connector 195" o:spid="_x0000_s1115" style="position:absolute;visibility:visible;mso-wrap-style:square" from="1946,5008" to="3816,7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ovw8cAAADcAAAADwAAAGRycy9kb3ducmV2LnhtbESPQUvDQBCF70L/wzIFb3ZTxSBpt6Uo&#10;QutBbBXscZodk9jsbNhdk/jvnYPQ2wzvzXvfLNeja1VPITaeDcxnGSji0tuGKwMf7883D6BiQrbY&#10;eiYDvxRhvZpcLbGwfuA99YdUKQnhWKCBOqWu0DqWNTmMM98Ri/blg8Mka6i0DThIuGv1bZbl2mHD&#10;0lBjR481lefDjzPweveW95vdy3b83OWn8ml/On4PwZjr6bhZgEo0pov5/3prBf9e8OUZmUCv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Si/DxwAAANwAAAAPAAAAAAAA&#10;AAAAAAAAAKECAABkcnMvZG93bnJldi54bWxQSwUGAAAAAAQABAD5AAAAlQMAAAAA&#10;"/>
                    <v:line id="Straight Connector 202" o:spid="_x0000_s1116" style="position:absolute;visibility:visible;mso-wrap-style:square" from="0,2858" to="3818,2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99CsQAAADcAAAADwAAAGRycy9kb3ducmV2LnhtbERPS2vCQBC+F/oflhF6qxtbSCW6irQU&#10;1EOpD9DjmB2T2Oxs2F2T9N+7QqG3+fieM533phYtOV9ZVjAaJiCIc6srLhTsd5/PYxA+IGusLZOC&#10;X/Iwnz0+TDHTtuMNtdtQiBjCPkMFZQhNJqXPSzLoh7YhjtzZOoMhQldI7bCL4aaWL0mSSoMVx4YS&#10;G3ovKf/ZXo2Cr9fvtF2s1sv+sEpP+cfmdLx0TqmnQb+YgAjUh3/xn3up4/z0De7PxAvk7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z30KxAAAANwAAAAPAAAAAAAAAAAA&#10;AAAAAKECAABkcnMvZG93bnJldi54bWxQSwUGAAAAAAQABAD5AAAAkgMAAAAA&#10;"/>
                  </v:group>
                  <v:shape id="Text Box 15" o:spid="_x0000_s1117" type="#_x0000_t202" style="position:absolute;left:4762;top:7231;width:7811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wPWsQA&#10;AADcAAAADwAAAGRycy9kb3ducmV2LnhtbERPTWvCQBC9F/wPywi91Y3SSkhdJQSCpbQHoxdv0+yY&#10;BLOzMbs1aX99tyB4m8f7nNVmNK24Uu8aywrmswgEcWl1w5WCwz5/ikE4j6yxtUwKfsjBZj15WGGi&#10;7cA7uha+EiGEXYIKau+7REpX1mTQzWxHHLiT7Q36APtK6h6HEG5auYiipTTYcGiosaOspvJcfBsF&#10;71n+ibuvhYl/22z7cUq7y+H4otTjdExfQXga/V18c7/pMD9+hv9nwgV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8D1rEAAAA3AAAAA8AAAAAAAAAAAAAAAAAmAIAAGRycy9k&#10;b3ducmV2LnhtbFBLBQYAAAAABAAEAPUAAACJAwAAAAA=&#10;" filled="f" stroked="f" strokeweight=".5pt">
                    <v:textbox>
                      <w:txbxContent>
                        <w:p w14:paraId="7C524DE2" w14:textId="77777777" w:rsidR="004A0D15" w:rsidRPr="00EF778F" w:rsidRDefault="004A0D15" w:rsidP="0004469F">
                          <w:pPr>
                            <w:pStyle w:val="TextBox"/>
                          </w:pPr>
                          <w:r>
                            <w:t>Корисник</w:t>
                          </w:r>
                        </w:p>
                      </w:txbxContent>
                    </v:textbox>
                  </v:shape>
                </v:group>
                <v:rect id="Rectangle 131" o:spid="_x0000_s1118" style="position:absolute;left:26765;top:4133;width:8858;height:38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L/tsAA&#10;AADcAAAADwAAAGRycy9kb3ducmV2LnhtbERPS4vCMBC+C/6HMMJeZE3dQ5FqlLrg4tXXfWxmm2Iz&#10;KUms9d9vFgRv8/E9Z7UZbCt68qFxrGA+y0AQV043XCs4n3afCxAhImtsHZOCJwXYrMejFRbaPfhA&#10;/THWIoVwKFCBibErpAyVIYth5jrixP06bzEm6GupPT5SuG3lV5bl0mLDqcFgR9+GqtvxbhXEa2lO&#10;c78t7+dqesivP7v+tr0o9TEZyiWISEN8i1/uvU7zFzn8P5MukO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L/tsAAAADcAAAADwAAAAAAAAAAAAAAAACYAgAAZHJzL2Rvd25y&#10;ZXYueG1sUEsFBgAAAAAEAAQA9QAAAIUDAAAAAA==&#10;" fillcolor="window" strokecolor="windowText" strokeweight=".5pt">
                  <v:textbox>
                    <w:txbxContent>
                      <w:p w14:paraId="3FC77CE6" w14:textId="77777777" w:rsidR="004A0D15" w:rsidRPr="00EF778F" w:rsidRDefault="004A0D15" w:rsidP="0004469F">
                        <w:pPr>
                          <w:pStyle w:val="TextBox"/>
                        </w:pPr>
                        <w:r>
                          <w:t>Систем</w:t>
                        </w:r>
                      </w:p>
                    </w:txbxContent>
                  </v:textbox>
                </v:rect>
                <v:rect id="Rectangle 132" o:spid="_x0000_s1119" style="position:absolute;left:3572;top:9429;width:766;height:7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1rxMAA&#10;AADcAAAADwAAAGRycy9kb3ducmV2LnhtbERPS4vCMBC+L/gfwgheljXVg7hdo9QFF6++7mMz2xSb&#10;SUlirf/eCIK3+fies1j1thEd+VA7VjAZZyCIS6drrhQcD5uvOYgQkTU2jknBnQKsloOPBeba3XhH&#10;3T5WIoVwyFGBibHNpQylIYth7FrixP07bzEm6CupPd5SuG3kNMtm0mLNqcFgS7+Gysv+ahXEc2EO&#10;E78ursfyczc7/226y/qk1GjYFz8gIvXxLX65tzrNn3/D85l0gVw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o1rxMAAAADcAAAADwAAAAAAAAAAAAAAAACYAgAAZHJzL2Rvd25y&#10;ZXYueG1sUEsFBgAAAAAEAAQA9QAAAIUDAAAAAA==&#10;" fillcolor="window" strokecolor="windowText" strokeweight=".5pt"/>
                <v:line id="Straight Connector 134" o:spid="_x0000_s1120" style="position:absolute;visibility:visible;mso-wrap-style:square" from="31337,8286" to="31337,165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XZx8EAAADcAAAADwAAAGRycy9kb3ducmV2LnhtbERPS4vCMBC+C/sfwix4WTRV0GrXKKsg&#10;6EHxheehmW3LNpPSxFr/vREWvM3H95zZojWlaKh2hWUFg34Egji1uuBMweW87k1AOI+ssbRMCh7k&#10;YDH/6Mww0fbOR2pOPhMhhF2CCnLvq0RKl+Zk0PVtRRy4X1sb9AHWmdQ13kO4KeUwisbSYMGhIceK&#10;Vjmlf6ebUcD0dc12JVcmauPt8nCV8WjfKNX9bH++QXhq/Vv8797oMH86gNcz4QI5f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PNdnHwQAAANwAAAAPAAAAAAAAAAAAAAAA&#10;AKECAABkcnMvZG93bnJldi54bWxQSwUGAAAAAAQABAD5AAAAjwMAAAAA&#10;" strokeweight=".5pt">
                  <v:stroke dashstyle="dash"/>
                </v:line>
                <v:rect id="Rectangle 204" o:spid="_x0000_s1121" style="position:absolute;left:30956;top:11430;width:765;height:39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gjiMQA&#10;AADcAAAADwAAAGRycy9kb3ducmV2LnhtbESPzWrDMBCE74G+g9hCLqGRE6hTXCvBKaT0mp/eN9bW&#10;MrZWRlIc9+2rQqHHYWa+YcrdZHsxkg+tYwWrZQaCuHa65UbB5Xx4egERIrLG3jEp+KYAu+3DrMRC&#10;uzsfaTzFRiQIhwIVmBiHQspQG7IYlm4gTt6X8xZjkr6R2uM9wW0v11mWS4stpwWDA70ZqrvTzSqI&#10;18qcV35f3S714phf3w9jt/9Uav44Va8gIk3xP/zX/tAKnjc5/J5JR0B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II4jEAAAA3AAAAA8AAAAAAAAAAAAAAAAAmAIAAGRycy9k&#10;b3ducmV2LnhtbFBLBQYAAAAABAAEAPUAAACJAwAAAAA=&#10;" fillcolor="window" strokecolor="windowText" strokeweight=".5pt"/>
                <v:shape id="Straight Arrow Connector 135" o:spid="_x0000_s1122" type="#_x0000_t32" style="position:absolute;left:4338;top:11620;width:2661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Q3nsUAAADcAAAADwAAAGRycy9kb3ducmV2LnhtbESPT2vCQBTE74V+h+UVequbilabuooI&#10;il6Kf4rn1+xrNiT7NmS3Sfz2riB4HGbmN8xs0dtKtNT4wrGC90ECgjhzuuBcwc9p/TYF4QOyxsox&#10;KbiQh8X8+WmGqXYdH6g9hlxECPsUFZgQ6lRKnxmy6AeuJo7en2sshiibXOoGuwi3lRwmyYe0WHBc&#10;MFjTylBWHv+tglF7nu46czhvNt+rsiqLvf383Sv1+tIvv0AE6sMjfG9vtYLxZAK3M/EIyPk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sQ3nsUAAADcAAAADwAAAAAAAAAA&#10;AAAAAAChAgAAZHJzL2Rvd25yZXYueG1sUEsFBgAAAAAEAAQA+QAAAJMDAAAAAA==&#10;">
                  <v:stroke endarrow="open" endarrowwidth="wide"/>
                </v:shape>
                <v:shape id="Text Box 137" o:spid="_x0000_s1123" type="#_x0000_t202" style="position:absolute;left:6679;top:9325;width:22979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vZYcIA&#10;AADcAAAADwAAAGRycy9kb3ducmV2LnhtbERPy4rCMBTdC/5DuII7TUdwlI6pSEEU0YWOm9ndaW4f&#10;THNTm6h1vt4sBJeH814sO1OLG7WusqzgYxyBIM6srrhQcP5ej+YgnEfWWFsmBQ9ysEz6vQXG2t75&#10;SLeTL0QIYRejgtL7JpbSZSUZdGPbEAcut61BH2BbSN3iPYSbWk6i6FMarDg0lNhQWlL2d7oaBbt0&#10;fcDj78TM/+t0s89XzeX8M1VqOOhWXyA8df4tfrm3WsF0FtaGM+EIyOQ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a9lhwgAAANwAAAAPAAAAAAAAAAAAAAAAAJgCAABkcnMvZG93&#10;bnJldi54bWxQSwUGAAAAAAQABAD1AAAAhwMAAAAA&#10;" filled="f" stroked="f" strokeweight=".5pt">
                  <v:textbox>
                    <w:txbxContent>
                      <w:p w14:paraId="5D2E9801" w14:textId="77777777" w:rsidR="004A0D15" w:rsidRPr="008D3BE3" w:rsidRDefault="004A0D15" w:rsidP="0004469F">
                        <w:pPr>
                          <w:pStyle w:val="TextBox"/>
                        </w:pPr>
                        <w:r>
                          <w:t>promeniPoruku(porukaID,String)</w:t>
                        </w:r>
                      </w:p>
                    </w:txbxContent>
                  </v:textbox>
                </v:shape>
                <v:shape id="Straight Arrow Connector 206" o:spid="_x0000_s1124" type="#_x0000_t32" style="position:absolute;left:4338;top:14763;width:2661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SjgtMMAAADcAAAADwAAAGRycy9kb3ducmV2LnhtbESP3YrCMBCF7xd8hzCCd2taZf2pRqmC&#10;sKA3rT7A2IxtsZmUJmr37TcLC14ezs/HWW9704gnda62rCAeRyCIC6trLhVczofPBQjnkTU2lknB&#10;DznYbgYfa0y0fXFGz9yXIoywS1BB5X2bSOmKigy6sW2Jg3eznUEfZFdK3eErjJtGTqJoJg3WHAgV&#10;trSvqLjnDxO4cVbn5c7i6TK7pnE6vdqjOSo1GvbpCoSn3r/D/+1vreBrvoS/M+EIy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o4LTDAAAA3AAAAA8AAAAAAAAAAAAA&#10;AAAAoQIAAGRycy9kb3ducmV2LnhtbFBLBQYAAAAABAAEAPkAAACRAwAAAAA=&#10;">
                  <v:stroke startarrow="open" startarrowwidth="wide" endarrowwidth="wide"/>
                </v:shape>
                <v:shape id="Text Box 207" o:spid="_x0000_s1125" type="#_x0000_t202" style="position:absolute;left:8381;top:12468;width:19908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ilQMIA&#10;AADcAAAADwAAAGRycy9kb3ducmV2LnhtbERPTYvCMBC9L/gfwgje1lRBKdW0SEEUcQ+6XvY2NmNb&#10;bCa1iVr315vDwh4f73uZ9aYRD+pcbVnBZByBIC6srrlUcPpef8YgnEfW2FgmBS9ykKWDjyUm2j75&#10;QI+jL0UIYZeggsr7NpHSFRUZdGPbEgfuYjuDPsCulLrDZwg3jZxG0VwarDk0VNhSXlFxPd6Ngl2+&#10;/sLDeWri3ybf7C+r9nb6mSk1GvarBQhPvf8X/7m3WsEsDvPDmXAEZP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yKVAwgAAANwAAAAPAAAAAAAAAAAAAAAAAJgCAABkcnMvZG93&#10;bnJldi54bWxQSwUGAAAAAAQABAD1AAAAhwMAAAAA&#10;" filled="f" stroked="f" strokeweight=".5pt">
                  <v:textbox>
                    <w:txbxContent>
                      <w:p w14:paraId="55476CCD" w14:textId="77777777" w:rsidR="004A0D15" w:rsidRPr="008D3BE3" w:rsidRDefault="004A0D15" w:rsidP="0004469F">
                        <w:pPr>
                          <w:pStyle w:val="TextBox"/>
                        </w:pPr>
                        <w:r>
                          <w:t>PorukeUTemi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53B474C" w14:textId="77777777" w:rsidR="00E203EC" w:rsidRPr="005954D6" w:rsidRDefault="00E203EC" w:rsidP="00E203EC">
      <w:pPr>
        <w:rPr>
          <w:b/>
          <w:lang w:val="sr-Cyrl-RS"/>
        </w:rPr>
      </w:pPr>
      <w:r w:rsidRPr="005954D6">
        <w:rPr>
          <w:b/>
          <w:lang w:val="sr-Cyrl-RS"/>
        </w:rPr>
        <w:t>Алтернативни сценарио СК:</w:t>
      </w:r>
    </w:p>
    <w:p w14:paraId="4E2AD605" w14:textId="77777777" w:rsidR="00E203EC" w:rsidRPr="005954D6" w:rsidRDefault="00E203EC" w:rsidP="00E203EC">
      <w:pPr>
        <w:pStyle w:val="AltScen"/>
        <w:rPr>
          <w:lang w:val="sr-Cyrl-RS"/>
        </w:rPr>
      </w:pPr>
      <w:r w:rsidRPr="005954D6">
        <w:rPr>
          <w:lang w:val="sr-Cyrl-RS"/>
        </w:rPr>
        <w:t>2.1</w:t>
      </w:r>
      <w:r w:rsidRPr="005954D6">
        <w:rPr>
          <w:lang w:val="sr-Cyrl-RS"/>
        </w:rPr>
        <w:tab/>
        <w:t>Ако порука не задовољава валидацију корисник ће бити враћен на форму за унос са поруком о грешци.</w:t>
      </w:r>
    </w:p>
    <w:p w14:paraId="53F9FC88" w14:textId="3E8E18B8" w:rsidR="004D5E36" w:rsidRPr="005954D6" w:rsidRDefault="004A5673" w:rsidP="00E203EC">
      <w:pPr>
        <w:pStyle w:val="ProList"/>
        <w:jc w:val="center"/>
        <w:rPr>
          <w:lang w:val="sr-Cyrl-RS"/>
        </w:rPr>
      </w:pPr>
      <w:r w:rsidRPr="005954D6">
        <w:rPr>
          <w:rFonts w:eastAsia="Times New Roman" w:cs="Times New Roman"/>
          <w:noProof/>
          <w:lang w:val="sr-Cyrl-RS"/>
        </w:rPr>
        <mc:AlternateContent>
          <mc:Choice Requires="wpc">
            <w:drawing>
              <wp:inline distT="0" distB="0" distL="0" distR="0" wp14:anchorId="2258DE73" wp14:editId="572B98B4">
                <wp:extent cx="3810000" cy="1860550"/>
                <wp:effectExtent l="0" t="0" r="0" b="0"/>
                <wp:docPr id="129" name="Подлога за цртање 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559" name="Group 129"/>
                        <wpg:cNvGrpSpPr/>
                        <wpg:grpSpPr>
                          <a:xfrm>
                            <a:off x="18996" y="122672"/>
                            <a:ext cx="781050" cy="838474"/>
                            <a:chOff x="476250" y="160950"/>
                            <a:chExt cx="781050" cy="838474"/>
                          </a:xfrm>
                        </wpg:grpSpPr>
                        <wpg:grpSp>
                          <wpg:cNvPr id="560" name="Group 186"/>
                          <wpg:cNvGrpSpPr/>
                          <wpg:grpSpPr>
                            <a:xfrm>
                              <a:off x="703874" y="160950"/>
                              <a:ext cx="294059" cy="600349"/>
                              <a:chOff x="0" y="0"/>
                              <a:chExt cx="381813" cy="779211"/>
                            </a:xfrm>
                          </wpg:grpSpPr>
                          <wps:wsp>
                            <wps:cNvPr id="561" name="Oval 189"/>
                            <wps:cNvSpPr/>
                            <wps:spPr>
                              <a:xfrm>
                                <a:off x="95414" y="0"/>
                                <a:ext cx="198782" cy="198782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465AA523" w14:textId="77777777" w:rsidR="004A0D15" w:rsidRDefault="004A0D15" w:rsidP="00E203EC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62" name="Straight Connector 191"/>
                            <wps:cNvCnPr/>
                            <wps:spPr>
                              <a:xfrm flipH="1">
                                <a:off x="194419" y="198782"/>
                                <a:ext cx="386" cy="302133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563" name="Straight Connector 192"/>
                            <wps:cNvCnPr/>
                            <wps:spPr>
                              <a:xfrm flipH="1">
                                <a:off x="47706" y="500597"/>
                                <a:ext cx="146328" cy="278432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564" name="Straight Connector 195"/>
                            <wps:cNvCnPr/>
                            <wps:spPr>
                              <a:xfrm>
                                <a:off x="194627" y="500835"/>
                                <a:ext cx="186981" cy="278376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565" name="Straight Connector 202"/>
                            <wps:cNvCnPr/>
                            <wps:spPr>
                              <a:xfrm>
                                <a:off x="0" y="285865"/>
                                <a:ext cx="381813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  <wps:wsp>
                          <wps:cNvPr id="566" name="Text Box 15"/>
                          <wps:cNvSpPr txBox="1"/>
                          <wps:spPr>
                            <a:xfrm>
                              <a:off x="476250" y="723199"/>
                              <a:ext cx="781050" cy="2762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1E7E14DF" w14:textId="77777777" w:rsidR="004A0D15" w:rsidRPr="00EF778F" w:rsidRDefault="004A0D15" w:rsidP="00E203EC">
                                <w:pPr>
                                  <w:pStyle w:val="TextBox"/>
                                </w:pPr>
                                <w:r>
                                  <w:t>Корисник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67" name="Rectangle 131"/>
                        <wps:cNvSpPr/>
                        <wps:spPr>
                          <a:xfrm>
                            <a:off x="2676527" y="413312"/>
                            <a:ext cx="885824" cy="38010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65F36ABA" w14:textId="77777777" w:rsidR="004A0D15" w:rsidRPr="00EF778F" w:rsidRDefault="004A0D15" w:rsidP="00E203EC">
                              <w:pPr>
                                <w:pStyle w:val="TextBox"/>
                              </w:pPr>
                              <w:r>
                                <w:t>Систем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Rectangle 132"/>
                        <wps:cNvSpPr/>
                        <wps:spPr>
                          <a:xfrm>
                            <a:off x="357284" y="942975"/>
                            <a:ext cx="76547" cy="720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Straight Connector 134"/>
                        <wps:cNvCnPr/>
                        <wps:spPr>
                          <a:xfrm>
                            <a:off x="3133726" y="828675"/>
                            <a:ext cx="0" cy="82800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bodyPr/>
                      </wps:wsp>
                      <wps:wsp>
                        <wps:cNvPr id="571" name="Rectangle 204"/>
                        <wps:cNvSpPr/>
                        <wps:spPr>
                          <a:xfrm>
                            <a:off x="3095627" y="1143000"/>
                            <a:ext cx="76547" cy="396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Straight Arrow Connector 135"/>
                        <wps:cNvCnPr/>
                        <wps:spPr>
                          <a:xfrm>
                            <a:off x="433831" y="1162050"/>
                            <a:ext cx="26617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 w="lg" len="med"/>
                          </a:ln>
                          <a:effectLst/>
                        </wps:spPr>
                        <wps:bodyPr/>
                      </wps:wsp>
                      <wps:wsp>
                        <wps:cNvPr id="573" name="Text Box 137"/>
                        <wps:cNvSpPr txBox="1"/>
                        <wps:spPr>
                          <a:xfrm>
                            <a:off x="667910" y="932571"/>
                            <a:ext cx="2297926" cy="258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465258DB" w14:textId="77777777" w:rsidR="004A0D15" w:rsidRPr="008D3BE3" w:rsidRDefault="004A0D15" w:rsidP="00E203EC">
                              <w:pPr>
                                <w:pStyle w:val="TextBox"/>
                              </w:pPr>
                              <w:r>
                                <w:t>promeniPoruku(porukaID,String)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Straight Arrow Connector 206"/>
                        <wps:cNvCnPr/>
                        <wps:spPr>
                          <a:xfrm>
                            <a:off x="433831" y="1476375"/>
                            <a:ext cx="26617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arrow" w="lg" len="med"/>
                            <a:tailEnd type="none" w="lg" len="med"/>
                          </a:ln>
                          <a:effectLst/>
                        </wps:spPr>
                        <wps:bodyPr/>
                      </wps:wsp>
                      <wps:wsp>
                        <wps:cNvPr id="575" name="Text Box 207"/>
                        <wps:cNvSpPr txBox="1"/>
                        <wps:spPr>
                          <a:xfrm>
                            <a:off x="838199" y="1246896"/>
                            <a:ext cx="1990726" cy="258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6027A9FD" w14:textId="45E8AE83" w:rsidR="004A0D15" w:rsidRPr="00E203EC" w:rsidRDefault="004A0D15" w:rsidP="00E203EC">
                              <w:pPr>
                                <w:pStyle w:val="TextBox"/>
                                <w:rPr>
                                  <w:lang w:val="sr-Latn-RS"/>
                                </w:rPr>
                              </w:pPr>
                              <w:r>
                                <w:rPr>
                                  <w:lang w:val="sr-Latn-RS"/>
                                </w:rPr>
                                <w:t>Greska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258DE73" id="Подлога за цртање 550" o:spid="_x0000_s1126" editas="canvas" style="width:300pt;height:146.5pt;mso-position-horizontal-relative:char;mso-position-vertical-relative:line" coordsize="38100,18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">
                <v:shape id="_x0000_s1127" type="#_x0000_t75" style="position:absolute;width:38100;height:18605;visibility:visible;mso-wrap-style:square">
                  <v:fill o:detectmouseclick="t"/>
                  <v:path o:connecttype="none"/>
                </v:shape>
                <v:group id="Group 129" o:spid="_x0000_s1128" style="position:absolute;left:189;top:1226;width:7811;height:8385" coordorigin="4762,1609" coordsize="7810,8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sKwxcUAAADcAAAADwAAAGRycy9kb3ducmV2LnhtbESPT2vCQBTE7wW/w/KE&#10;3uomlhSNriKi4kEK/gHx9sg+k2D2bciuSfz23UKhx2FmfsPMl72pREuNKy0riEcRCOLM6pJzBZfz&#10;9mMCwnlkjZVlUvAiB8vF4G2OqbYdH6k9+VwECLsUFRTe16mULivIoBvZmjh4d9sY9EE2udQNdgFu&#10;KjmOoi9psOSwUGBN64Kyx+lpFOw67Faf8aY9PO7r1+2cfF8PMSn1PuxXMxCeev8f/mvvtYIkmcL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LCsMXFAAAA3AAA&#10;AA8AAAAAAAAAAAAAAAAAqgIAAGRycy9kb3ducmV2LnhtbFBLBQYAAAAABAAEAPoAAACcAwAAAAA=&#10;">
                  <v:group id="Group 186" o:spid="_x0000_s1129" style="position:absolute;left:7038;top:1609;width:2941;height:6003" coordsize="3818,77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TT5c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X4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2U0+XCAAAA3AAAAA8A&#10;AAAAAAAAAAAAAAAAqgIAAGRycy9kb3ducmV2LnhtbFBLBQYAAAAABAAEAPoAAACZAwAAAAA=&#10;">
                    <v:oval id="Oval 189" o:spid="_x0000_s1130" style="position:absolute;left:954;width:1987;height:19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kxKccA&#10;AADcAAAADwAAAGRycy9kb3ducmV2LnhtbESPQWvCQBSE74L/YXmFXkQ3KZhKdBUJlnoSaxX09sg+&#10;k9Ts2zS7Nem/7xYKPQ4z8w2zWPWmFndqXWVZQTyJQBDnVldcKDi+v4xnIJxH1lhbJgXf5GC1HA4W&#10;mGrb8RvdD74QAcIuRQWl900qpctLMugmtiEO3tW2Bn2QbSF1i12Am1o+RVEiDVYcFkpsKCspvx2+&#10;jIJsl40+9p/bU7J5vSTP8a6bxue9Uo8P/XoOwlPv/8N/7a1WME1i+D0TjoB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dZMSnHAAAA3AAAAA8AAAAAAAAAAAAAAAAAmAIAAGRy&#10;cy9kb3ducmV2LnhtbFBLBQYAAAAABAAEAPUAAACMAwAAAAA=&#10;" fillcolor="window" strokecolor="windowText">
                      <v:textbox>
                        <w:txbxContent>
                          <w:p w14:paraId="465AA523" w14:textId="77777777" w:rsidR="004A0D15" w:rsidRDefault="004A0D15" w:rsidP="00E203EC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  <v:line id="Straight Connector 191" o:spid="_x0000_s1131" style="position:absolute;flip:x;visibility:visible;mso-wrap-style:square" from="1944,1987" to="1948,50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Pz9MYAAADcAAAADwAAAGRycy9kb3ducmV2LnhtbESPQWsCMRSE74X+h/AKvUjNVlTsahQp&#10;FDx4qZaV3p6b182ym5dtEnX9940g9DjMzDfMYtXbVpzJh9qxgtdhBoK4dLrmSsHX/uNlBiJEZI2t&#10;Y1JwpQCr5ePDAnPtLvxJ512sRIJwyFGBibHLpQylIYth6Dri5P04bzEm6SupPV4S3LZylGVTabHm&#10;tGCwo3dDZbM7WQVyth38+vVx3BTN4fBmirLovrdKPT/16zmISH38D9/bG61gMh3B7Uw6AnL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YT8/TGAAAA3AAAAA8AAAAAAAAA&#10;AAAAAAAAoQIAAGRycy9kb3ducmV2LnhtbFBLBQYAAAAABAAEAPkAAACUAwAAAAA=&#10;"/>
                    <v:line id="Straight Connector 192" o:spid="_x0000_s1132" style="position:absolute;flip:x;visibility:visible;mso-wrap-style:square" from="477,5005" to="1940,77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9Wb8cAAADcAAAADwAAAGRycy9kb3ducmV2LnhtbESPQWsCMRSE70L/Q3iFXqRmW63YrVGk&#10;IHjwUltWvD03r5tlNy/bJOr23zcFweMwM98w82VvW3EmH2rHCp5GGQji0umaKwVfn+vHGYgQkTW2&#10;jknBLwVYLu4Gc8y1u/AHnXexEgnCIUcFJsYulzKUhiyGkeuIk/ftvMWYpK+k9nhJcNvK5yybSos1&#10;pwWDHb0bKpvdySqQs+3wx6+Ok6Zo9vtXU5RFd9gq9XDfr95AROrjLXxtb7SCl+kY/s+kIyA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5X1ZvxwAAANwAAAAPAAAAAAAA&#10;AAAAAAAAAKECAABkcnMvZG93bnJldi54bWxQSwUGAAAAAAQABAD5AAAAlQMAAAAA&#10;"/>
                    <v:line id="Straight Connector 195" o:spid="_x0000_s1133" style="position:absolute;visibility:visible;mso-wrap-style:square" from="1946,5008" to="3816,7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5JPZMcAAADcAAAADwAAAGRycy9kb3ducmV2LnhtbESPQWvCQBSE74L/YXlCb7ppq6GkriIt&#10;Be1B1Bba4zP7mkSzb8PumqT/3hUKPQ4z8w0zX/amFi05X1lWcD9JQBDnVldcKPj8eBs/gfABWWNt&#10;mRT8koflYjiYY6Ztx3tqD6EQEcI+QwVlCE0mpc9LMugntiGO3o91BkOUrpDaYRfhppYPSZJKgxXH&#10;hRIbeikpPx8uRsH2cZe2q837uv/apMf8dX/8PnVOqbtRv3oGEagP/+G/9lormKVTuJ2JR0Au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vkk9kxwAAANwAAAAPAAAAAAAA&#10;AAAAAAAAAKECAABkcnMvZG93bnJldi54bWxQSwUGAAAAAAQABAD5AAAAlQMAAAAA&#10;"/>
                    <v:line id="Straight Connector 202" o:spid="_x0000_s1134" style="position:absolute;visibility:visible;mso-wrap-style:square" from="0,2858" to="3818,2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7q/8cAAADcAAAADwAAAGRycy9kb3ducmV2LnhtbESPT2vCQBTE7wW/w/KE3urGFoOkriKW&#10;gvZQ/Aft8Zl9TaLZt2F3m6Tf3i0IHoeZ+Q0zW/SmFi05X1lWMB4lIIhzqysuFBwP709TED4ga6wt&#10;k4I/8rCYDx5mmGnb8Y7afShEhLDPUEEZQpNJ6fOSDPqRbYij92OdwRClK6R22EW4qeVzkqTSYMVx&#10;ocSGViXll/2vUfD5sk3b5eZj3X9t0lP+tjt9nzun1OOwX76CCNSHe/jWXmsFk3QC/2fiEZDz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A3ur/xwAAANwAAAAPAAAAAAAA&#10;AAAAAAAAAKECAABkcnMvZG93bnJldi54bWxQSwUGAAAAAAQABAD5AAAAlQMAAAAA&#10;"/>
                  </v:group>
                  <v:shape id="Text Box 15" o:spid="_x0000_s1135" type="#_x0000_t202" style="position:absolute;left:4762;top:7231;width:7811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F+VcYA&#10;AADcAAAADwAAAGRycy9kb3ducmV2LnhtbESPQWvCQBSE74X+h+UVems2FRIkzSoSEKXUg9ZLb8/s&#10;Mwlm36bZbYz+elcQehxm5hsmn4+mFQP1rrGs4D2KQRCXVjdcKdh/L9+mIJxH1thaJgUXcjCfPT/l&#10;mGl75i0NO1+JAGGXoYLa+y6T0pU1GXSR7YiDd7S9QR9kX0nd4znATSsncZxKgw2HhRo7KmoqT7s/&#10;o+CzWG5we5iY6bUtVl/HRfe7/0mUen0ZFx8gPI3+P/xor7WCJE3hfiYcATm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2F+VcYAAADcAAAADwAAAAAAAAAAAAAAAACYAgAAZHJz&#10;L2Rvd25yZXYueG1sUEsFBgAAAAAEAAQA9QAAAIsDAAAAAA==&#10;" filled="f" stroked="f" strokeweight=".5pt">
                    <v:textbox>
                      <w:txbxContent>
                        <w:p w14:paraId="1E7E14DF" w14:textId="77777777" w:rsidR="004A0D15" w:rsidRPr="00EF778F" w:rsidRDefault="004A0D15" w:rsidP="00E203EC">
                          <w:pPr>
                            <w:pStyle w:val="TextBox"/>
                          </w:pPr>
                          <w:r>
                            <w:t>Корисник</w:t>
                          </w:r>
                        </w:p>
                      </w:txbxContent>
                    </v:textbox>
                  </v:shape>
                </v:group>
                <v:rect id="Rectangle 131" o:spid="_x0000_s1136" style="position:absolute;left:26765;top:4133;width:8858;height:38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0QzsQA&#10;AADcAAAADwAAAGRycy9kb3ducmV2LnhtbESPzWrDMBCE74G+g9hCLqGRE6hTXCvBKaT0mp/eN9bW&#10;MrZWRlIc9+2rQqHHYWa+YcrdZHsxkg+tYwWrZQaCuHa65UbB5Xx4egERIrLG3jEp+KYAu+3DrMRC&#10;uzsfaTzFRiQIhwIVmBiHQspQG7IYlm4gTt6X8xZjkr6R2uM9wW0v11mWS4stpwWDA70ZqrvTzSqI&#10;18qcV35f3S714phf3w9jt/9Uav44Va8gIk3xP/zX/tAKnvMN/J5JR0B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/dEM7EAAAA3AAAAA8AAAAAAAAAAAAAAAAAmAIAAGRycy9k&#10;b3ducmV2LnhtbFBLBQYAAAAABAAEAPUAAACJAwAAAAA=&#10;" fillcolor="window" strokecolor="windowText" strokeweight=".5pt">
                  <v:textbox>
                    <w:txbxContent>
                      <w:p w14:paraId="65F36ABA" w14:textId="77777777" w:rsidR="004A0D15" w:rsidRPr="00EF778F" w:rsidRDefault="004A0D15" w:rsidP="00E203EC">
                        <w:pPr>
                          <w:pStyle w:val="TextBox"/>
                        </w:pPr>
                        <w:r>
                          <w:t>Систем</w:t>
                        </w:r>
                      </w:p>
                    </w:txbxContent>
                  </v:textbox>
                </v:rect>
                <v:rect id="Rectangle 132" o:spid="_x0000_s1137" style="position:absolute;left:3572;top:9429;width:766;height:7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4hJ8QA&#10;AADcAAAADwAAAGRycy9kb3ducmV2LnhtbESPzWrDMBCE74G+g9hCLqGRE6hJXSvBKaT0mp/eN9bW&#10;MrZWRlIc9+2rQqHHYWa+YcrdZHsxkg+tYwWrZQaCuHa65UbB5Xx42oAIEVlj75gUfFOA3fZhVmKh&#10;3Z2PNJ5iIxKEQ4EKTIxDIWWoDVkMSzcQJ+/LeYsxSd9I7fGe4LaX6yzLpcWW04LBgd4M1d3pZhXE&#10;a2XOK7+vbpd6ccyv74ex238qNX+cqlcQkab4H/5rf2gFz/kL/J5JR0B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OISfEAAAA3AAAAA8AAAAAAAAAAAAAAAAAmAIAAGRycy9k&#10;b3ducmV2LnhtbFBLBQYAAAAABAAEAPUAAACJAwAAAAA=&#10;" fillcolor="window" strokecolor="windowText" strokeweight=".5pt"/>
                <v:line id="Straight Connector 134" o:spid="_x0000_s1138" style="position:absolute;visibility:visible;mso-wrap-style:square" from="31337,8286" to="31337,165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/o2v8EAAADcAAAADwAAAGRycy9kb3ducmV2LnhtbERPz2vCMBS+D/wfwhN2GZpOcJVqFCcI&#10;28GxVen50TzbYvMSmli7/94cBI8f3+/VZjCt6KnzjWUF79MEBHFpdcOVgtNxP1mA8AFZY2uZFPyT&#10;h8169LLCTNsb/1Gfh0rEEPYZKqhDcJmUvqzJoJ9aRxy5s+0Mhgi7SuoObzHctHKWJB/SYMOxoUZH&#10;u5rKS341CpjeiurQsjPJkH5//hYynf/0Sr2Oh+0SRKAhPMUP95dWME/j/HgmHgG5v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+ja/wQAAANwAAAAPAAAAAAAAAAAAAAAA&#10;AKECAABkcnMvZG93bnJldi54bWxQSwUGAAAAAAQABAD5AAAAjwMAAAAA&#10;" strokeweight=".5pt">
                  <v:stroke dashstyle="dash"/>
                </v:line>
                <v:rect id="Rectangle 204" o:spid="_x0000_s1139" style="position:absolute;left:30956;top:11430;width:765;height:39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G7/MQA&#10;AADcAAAADwAAAGRycy9kb3ducmV2LnhtbESPT2sCMRTE74V+h/CEXopmt1Atq1HWgsWrf3p/bp6b&#10;xc3LksR1++1NQfA4zMxvmMVqsK3oyYfGsYJ8koEgrpxuuFZwPGzGXyBCRNbYOiYFfxRgtXx9WWCh&#10;3Y131O9jLRKEQ4EKTIxdIWWoDFkME9cRJ+/svMWYpK+l9nhLcNvKjyybSosNpwWDHX0bqi77q1UQ&#10;T6U55H5dXo/V+256+tn0l/WvUm+joZyDiDTEZ/jR3moFn7Mc/s+k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qhu/zEAAAA3AAAAA8AAAAAAAAAAAAAAAAAmAIAAGRycy9k&#10;b3ducmV2LnhtbFBLBQYAAAAABAAEAPUAAACJAwAAAAA=&#10;" fillcolor="window" strokecolor="windowText" strokeweight=".5pt"/>
                <v:shape id="Straight Arrow Connector 135" o:spid="_x0000_s1140" type="#_x0000_t32" style="position:absolute;left:4338;top:11620;width:2661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OUBsUAAADcAAAADwAAAGRycy9kb3ducmV2LnhtbESPT2vCQBTE70K/w/IK3nRTsdWmriKC&#10;Ui/in+L5NfuaDcm+Ddltkn57Vyh4HGbmN8xi1dtKtNT4wrGCl3ECgjhzuuBcwddlO5qD8AFZY+WY&#10;FPyRh9XyabDAVLuOT9SeQy4ihH2KCkwIdSqlzwxZ9GNXE0fvxzUWQ5RNLnWDXYTbSk6S5E1aLDgu&#10;GKxpYygrz79WwbS9zvedOV13u8OmrMriaN+/j0oNn/v1B4hAfXiE/9ufWsHrbAL3M/EIyO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rOUBsUAAADcAAAADwAAAAAAAAAA&#10;AAAAAAChAgAAZHJzL2Rvd25yZXYueG1sUEsFBgAAAAAEAAQA+QAAAJMDAAAAAA==&#10;">
                  <v:stroke endarrow="open" endarrowwidth="wide"/>
                </v:shape>
                <v:shape id="Text Box 137" o:spid="_x0000_s1141" type="#_x0000_t202" style="position:absolute;left:6679;top:9325;width:22979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9LEMcA&#10;AADcAAAADwAAAGRycy9kb3ducmV2LnhtbESPQWvCQBSE7wX/w/KE3upGizVEV5GAWEp70ObS2zP7&#10;TILZtzG7TdL++m5B8DjMzDfMajOYWnTUusqygukkAkGcW11xoSD73D3FIJxH1lhbJgU/5GCzHj2s&#10;MNG25wN1R1+IAGGXoILS+yaR0uUlGXQT2xAH72xbgz7ItpC6xT7ATS1nUfQiDVYcFkpsKC0pvxy/&#10;jYK3dPeBh9PMxL91un8/b5tr9jVX6nE8bJcgPA3+Hr61X7WC+eIZ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rPSxDHAAAA3AAAAA8AAAAAAAAAAAAAAAAAmAIAAGRy&#10;cy9kb3ducmV2LnhtbFBLBQYAAAAABAAEAPUAAACMAwAAAAA=&#10;" filled="f" stroked="f" strokeweight=".5pt">
                  <v:textbox>
                    <w:txbxContent>
                      <w:p w14:paraId="465258DB" w14:textId="77777777" w:rsidR="004A0D15" w:rsidRPr="008D3BE3" w:rsidRDefault="004A0D15" w:rsidP="00E203EC">
                        <w:pPr>
                          <w:pStyle w:val="TextBox"/>
                        </w:pPr>
                        <w:r>
                          <w:t>promeniPoruku(porukaID,String)</w:t>
                        </w:r>
                      </w:p>
                    </w:txbxContent>
                  </v:textbox>
                </v:shape>
                <v:shape id="Straight Arrow Connector 206" o:spid="_x0000_s1142" type="#_x0000_t32" style="position:absolute;left:4338;top:14763;width:2661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lPKsIAAADcAAAADwAAAGRycy9kb3ducmV2LnhtbESP3YrCMBCF7wXfIYzgnaZV15VqlCos&#10;CO6NXR9gbMa22ExKE7X79kYQvDycn4+z2nSmFndqXWVZQTyOQBDnVldcKDj9/YwWIJxH1lhbJgX/&#10;5GCz7vdWmGj74CPdM1+IMMIuQQWl900ipctLMujGtiEO3sW2Bn2QbSF1i48wbmo5iaK5NFhxIJTY&#10;0K6k/JrdTODGxyorthZ/T/NzGqfTsz2Yg1LDQZcuQXjq/Cf8bu+1gq/vGbzOhCMg1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ylPKsIAAADcAAAADwAAAAAAAAAAAAAA&#10;AAChAgAAZHJzL2Rvd25yZXYueG1sUEsFBgAAAAAEAAQA+QAAAJADAAAAAA==&#10;">
                  <v:stroke startarrow="open" startarrowwidth="wide" endarrowwidth="wide"/>
                </v:shape>
                <v:shape id="Text Box 207" o:spid="_x0000_s1143" type="#_x0000_t202" style="position:absolute;left:8381;top:12468;width:19908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p2/8cA&#10;AADcAAAADwAAAGRycy9kb3ducmV2LnhtbESPzWrDMBCE74W+g9hCb41cg9PgRAnBYFJKcsjPpbet&#10;tbFNrJVrKbbbp68ChRyHmfmGWaxG04ieOldbVvA6iUAQF1bXXCo4HfOXGQjnkTU2lknBDzlYLR8f&#10;FphqO/Ce+oMvRYCwS1FB5X2bSumKigy6iW2Jg3e2nUEfZFdK3eEQ4KaRcRRNpcGaw0KFLWUVFZfD&#10;1Sj4yPId7r9iM/ttss32vG6/T5+JUs9P43oOwtPo7+H/9rtWkLwlcDsTjoB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pqdv/HAAAA3AAAAA8AAAAAAAAAAAAAAAAAmAIAAGRy&#10;cy9kb3ducmV2LnhtbFBLBQYAAAAABAAEAPUAAACMAwAAAAA=&#10;" filled="f" stroked="f" strokeweight=".5pt">
                  <v:textbox>
                    <w:txbxContent>
                      <w:p w14:paraId="6027A9FD" w14:textId="45E8AE83" w:rsidR="004A0D15" w:rsidRPr="00E203EC" w:rsidRDefault="004A0D15" w:rsidP="00E203EC">
                        <w:pPr>
                          <w:pStyle w:val="TextBox"/>
                          <w:rPr>
                            <w:lang w:val="sr-Latn-RS"/>
                          </w:rPr>
                        </w:pPr>
                        <w:r>
                          <w:rPr>
                            <w:lang w:val="sr-Latn-RS"/>
                          </w:rPr>
                          <w:t>Greska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859C18D" w14:textId="77777777" w:rsidR="004D5E36" w:rsidRPr="005954D6" w:rsidRDefault="004D5E36" w:rsidP="004D5E36">
      <w:pPr>
        <w:pStyle w:val="3"/>
        <w:rPr>
          <w:lang w:val="sr-Cyrl-RS"/>
        </w:rPr>
      </w:pPr>
      <w:bookmarkStart w:id="51" w:name="_Toc456162706"/>
      <w:r w:rsidRPr="005954D6">
        <w:rPr>
          <w:lang w:val="sr-Cyrl-RS"/>
        </w:rPr>
        <w:t>ДС 4: Брисање поруке</w:t>
      </w:r>
      <w:bookmarkEnd w:id="51"/>
    </w:p>
    <w:p w14:paraId="66631763" w14:textId="77777777" w:rsidR="004D5E36" w:rsidRPr="005954D6" w:rsidRDefault="004D5E36" w:rsidP="004D5E36">
      <w:pPr>
        <w:rPr>
          <w:b/>
          <w:lang w:val="sr-Cyrl-RS"/>
        </w:rPr>
      </w:pPr>
      <w:r w:rsidRPr="005954D6">
        <w:rPr>
          <w:b/>
          <w:lang w:val="sr-Cyrl-RS"/>
        </w:rPr>
        <w:t>Основни сценарио СК:</w:t>
      </w:r>
    </w:p>
    <w:p w14:paraId="028510A7" w14:textId="7273E729" w:rsidR="004D5E36" w:rsidRPr="005954D6" w:rsidRDefault="004D5E36" w:rsidP="00A60A85">
      <w:pPr>
        <w:pStyle w:val="a"/>
        <w:numPr>
          <w:ilvl w:val="0"/>
          <w:numId w:val="21"/>
        </w:numPr>
        <w:rPr>
          <w:lang w:val="sr-Cyrl-RS"/>
        </w:rPr>
      </w:pPr>
      <w:r w:rsidRPr="005954D6">
        <w:rPr>
          <w:b/>
          <w:lang w:val="sr-Cyrl-RS"/>
        </w:rPr>
        <w:t>Корисник</w:t>
      </w:r>
      <w:r w:rsidR="005B2A98" w:rsidRPr="005954D6">
        <w:rPr>
          <w:b/>
          <w:lang w:val="sr-Cyrl-RS"/>
        </w:rPr>
        <w:t xml:space="preserve"> </w:t>
      </w:r>
      <w:r w:rsidRPr="005954D6">
        <w:rPr>
          <w:u w:val="single"/>
          <w:lang w:val="sr-Cyrl-RS"/>
        </w:rPr>
        <w:t>позива</w:t>
      </w:r>
      <w:r w:rsidR="005B2A98" w:rsidRPr="005954D6">
        <w:rPr>
          <w:u w:val="single"/>
          <w:lang w:val="sr-Cyrl-RS"/>
        </w:rPr>
        <w:t xml:space="preserve"> </w:t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да обрише изабрану поруку. (АПСО)</w:t>
      </w:r>
    </w:p>
    <w:p w14:paraId="2FEA980D" w14:textId="77777777" w:rsidR="005B2A98" w:rsidRPr="005954D6" w:rsidRDefault="005B2A98" w:rsidP="005B2A98">
      <w:pPr>
        <w:pStyle w:val="a"/>
        <w:numPr>
          <w:ilvl w:val="0"/>
          <w:numId w:val="21"/>
        </w:numPr>
        <w:rPr>
          <w:lang w:val="sr-Cyrl-RS"/>
        </w:rPr>
      </w:pPr>
      <w:r w:rsidRPr="005954D6">
        <w:rPr>
          <w:b/>
          <w:lang w:val="sr-Cyrl-RS"/>
        </w:rPr>
        <w:t xml:space="preserve">Систем </w:t>
      </w:r>
      <w:r w:rsidRPr="005954D6">
        <w:rPr>
          <w:u w:val="single"/>
          <w:lang w:val="sr-Cyrl-RS"/>
        </w:rPr>
        <w:t>враћа</w:t>
      </w:r>
      <w:r w:rsidRPr="005954D6">
        <w:rPr>
          <w:lang w:val="sr-Cyrl-RS"/>
        </w:rPr>
        <w:t xml:space="preserve"> листу порука изабране теме у којој нема обрисане поруке. (ИА)</w:t>
      </w:r>
    </w:p>
    <w:p w14:paraId="386A6217" w14:textId="2FDB5893" w:rsidR="00CE63D8" w:rsidRPr="005954D6" w:rsidRDefault="004A5673" w:rsidP="00CE63D8">
      <w:pPr>
        <w:jc w:val="center"/>
        <w:rPr>
          <w:lang w:val="sr-Cyrl-RS"/>
        </w:rPr>
      </w:pPr>
      <w:r w:rsidRPr="005954D6">
        <w:rPr>
          <w:rFonts w:eastAsia="Times New Roman" w:cs="Times New Roman"/>
          <w:noProof/>
          <w:lang w:val="sr-Cyrl-RS"/>
        </w:rPr>
        <w:lastRenderedPageBreak/>
        <mc:AlternateContent>
          <mc:Choice Requires="wpc">
            <w:drawing>
              <wp:inline distT="0" distB="0" distL="0" distR="0" wp14:anchorId="41066E3F" wp14:editId="0B96B646">
                <wp:extent cx="3810000" cy="1860550"/>
                <wp:effectExtent l="0" t="0" r="0" b="0"/>
                <wp:docPr id="558" name="Подлога за цртање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542" name="Group 129"/>
                        <wpg:cNvGrpSpPr/>
                        <wpg:grpSpPr>
                          <a:xfrm>
                            <a:off x="18996" y="122672"/>
                            <a:ext cx="781050" cy="838474"/>
                            <a:chOff x="476250" y="160950"/>
                            <a:chExt cx="781050" cy="838474"/>
                          </a:xfrm>
                        </wpg:grpSpPr>
                        <wpg:grpSp>
                          <wpg:cNvPr id="543" name="Group 186"/>
                          <wpg:cNvGrpSpPr/>
                          <wpg:grpSpPr>
                            <a:xfrm>
                              <a:off x="703874" y="160950"/>
                              <a:ext cx="294059" cy="600349"/>
                              <a:chOff x="0" y="0"/>
                              <a:chExt cx="381813" cy="779211"/>
                            </a:xfrm>
                          </wpg:grpSpPr>
                          <wps:wsp>
                            <wps:cNvPr id="544" name="Oval 189"/>
                            <wps:cNvSpPr/>
                            <wps:spPr>
                              <a:xfrm>
                                <a:off x="95414" y="0"/>
                                <a:ext cx="198782" cy="198782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3887C0C8" w14:textId="77777777" w:rsidR="004A0D15" w:rsidRDefault="004A0D15" w:rsidP="00CE63D8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5" name="Straight Connector 191"/>
                            <wps:cNvCnPr/>
                            <wps:spPr>
                              <a:xfrm flipH="1">
                                <a:off x="194419" y="198782"/>
                                <a:ext cx="386" cy="302133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546" name="Straight Connector 192"/>
                            <wps:cNvCnPr/>
                            <wps:spPr>
                              <a:xfrm flipH="1">
                                <a:off x="47706" y="500597"/>
                                <a:ext cx="146328" cy="278432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547" name="Straight Connector 195"/>
                            <wps:cNvCnPr/>
                            <wps:spPr>
                              <a:xfrm>
                                <a:off x="194627" y="500835"/>
                                <a:ext cx="186981" cy="278376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548" name="Straight Connector 202"/>
                            <wps:cNvCnPr/>
                            <wps:spPr>
                              <a:xfrm>
                                <a:off x="0" y="285865"/>
                                <a:ext cx="381813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  <wps:wsp>
                          <wps:cNvPr id="549" name="Text Box 15"/>
                          <wps:cNvSpPr txBox="1"/>
                          <wps:spPr>
                            <a:xfrm>
                              <a:off x="476250" y="723199"/>
                              <a:ext cx="781050" cy="2762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30E7DB88" w14:textId="77777777" w:rsidR="004A0D15" w:rsidRPr="00EF778F" w:rsidRDefault="004A0D15" w:rsidP="00CE63D8">
                                <w:pPr>
                                  <w:pStyle w:val="TextBox"/>
                                </w:pPr>
                                <w:r>
                                  <w:t>Корисник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50" name="Rectangle 131"/>
                        <wps:cNvSpPr/>
                        <wps:spPr>
                          <a:xfrm>
                            <a:off x="2676527" y="413312"/>
                            <a:ext cx="885824" cy="38010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5D4B5D0E" w14:textId="77777777" w:rsidR="004A0D15" w:rsidRPr="00EF778F" w:rsidRDefault="004A0D15" w:rsidP="00CE63D8">
                              <w:pPr>
                                <w:pStyle w:val="TextBox"/>
                              </w:pPr>
                              <w:r>
                                <w:t>Систем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Rectangle 132"/>
                        <wps:cNvSpPr/>
                        <wps:spPr>
                          <a:xfrm>
                            <a:off x="357284" y="942975"/>
                            <a:ext cx="76547" cy="720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Straight Connector 134"/>
                        <wps:cNvCnPr/>
                        <wps:spPr>
                          <a:xfrm>
                            <a:off x="3133726" y="828675"/>
                            <a:ext cx="0" cy="82800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bodyPr/>
                      </wps:wsp>
                      <wps:wsp>
                        <wps:cNvPr id="553" name="Rectangle 204"/>
                        <wps:cNvSpPr/>
                        <wps:spPr>
                          <a:xfrm>
                            <a:off x="3095627" y="1143000"/>
                            <a:ext cx="76547" cy="396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Straight Arrow Connector 135"/>
                        <wps:cNvCnPr/>
                        <wps:spPr>
                          <a:xfrm>
                            <a:off x="433831" y="1162050"/>
                            <a:ext cx="26617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 w="lg" len="med"/>
                          </a:ln>
                          <a:effectLst/>
                        </wps:spPr>
                        <wps:bodyPr/>
                      </wps:wsp>
                      <wps:wsp>
                        <wps:cNvPr id="555" name="Text Box 137"/>
                        <wps:cNvSpPr txBox="1"/>
                        <wps:spPr>
                          <a:xfrm>
                            <a:off x="667910" y="932571"/>
                            <a:ext cx="2297926" cy="258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72BA9297" w14:textId="77777777" w:rsidR="004A0D15" w:rsidRPr="008D3BE3" w:rsidRDefault="004A0D15" w:rsidP="00CE63D8">
                              <w:pPr>
                                <w:pStyle w:val="TextBox"/>
                              </w:pPr>
                              <w:r>
                                <w:t>obrisiPoruku(porukaID)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Straight Arrow Connector 206"/>
                        <wps:cNvCnPr/>
                        <wps:spPr>
                          <a:xfrm>
                            <a:off x="433831" y="1476375"/>
                            <a:ext cx="26617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arrow" w="lg" len="med"/>
                            <a:tailEnd type="none" w="lg" len="med"/>
                          </a:ln>
                          <a:effectLst/>
                        </wps:spPr>
                        <wps:bodyPr/>
                      </wps:wsp>
                      <wps:wsp>
                        <wps:cNvPr id="557" name="Text Box 207"/>
                        <wps:cNvSpPr txBox="1"/>
                        <wps:spPr>
                          <a:xfrm>
                            <a:off x="838199" y="1246896"/>
                            <a:ext cx="1990726" cy="258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7D339DF9" w14:textId="77777777" w:rsidR="004A0D15" w:rsidRPr="008D3BE3" w:rsidRDefault="004A0D15" w:rsidP="00CE63D8">
                              <w:pPr>
                                <w:pStyle w:val="TextBox"/>
                              </w:pPr>
                              <w:r>
                                <w:t>PorukeUTemi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1066E3F" id="Подлога за цртање 61" o:spid="_x0000_s1144" editas="canvas" style="width:300pt;height:146.5pt;mso-position-horizontal-relative:char;mso-position-vertical-relative:line" coordsize="38100,18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">
                <v:shape id="_x0000_s1145" type="#_x0000_t75" style="position:absolute;width:38100;height:18605;visibility:visible;mso-wrap-style:square">
                  <v:fill o:detectmouseclick="t"/>
                  <v:path o:connecttype="none"/>
                </v:shape>
                <v:group id="Group 129" o:spid="_x0000_s1146" style="position:absolute;left:189;top:1226;width:7811;height:8385" coordorigin="4762,1609" coordsize="7810,8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b+0ac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IXx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v7RpxgAAANwA&#10;AAAPAAAAAAAAAAAAAAAAAKoCAABkcnMvZG93bnJldi54bWxQSwUGAAAAAAQABAD6AAAAnQMAAAAA&#10;">
                  <v:group id="Group 186" o:spid="_x0000_s1147" style="position:absolute;left:7038;top:1609;width:2941;height:6003" coordsize="3818,77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vMR8s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Zj+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bzEfLFAAAA3AAA&#10;AA8AAAAAAAAAAAAAAAAAqgIAAGRycy9kb3ducmV2LnhtbFBLBQYAAAAABAAEAPoAAACcAwAAAAA=&#10;">
                    <v:oval id="Oval 189" o:spid="_x0000_s1148" style="position:absolute;left:954;width:1987;height:19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vO0cgA&#10;AADcAAAADwAAAGRycy9kb3ducmV2LnhtbESPQWvCQBSE70L/w/IKvUjdRDQtqatIsNSTqG1Bb4/s&#10;a5I2+zZmtyb9925B8DjMzDfMbNGbWpypdZVlBfEoAkGcW11xoeDj/fXxGYTzyBpry6Tgjxws5neD&#10;Gabadryj894XIkDYpaig9L5JpXR5SQbdyDbEwfuyrUEfZFtI3WIX4KaW4yhKpMGKw0KJDWUl5T/7&#10;X6Mg22TD7+1p/Zms3o7JU7zppvFhq9TDfb98AeGp97fwtb3WCqaTCfyfCUdAzi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8m87RyAAAANwAAAAPAAAAAAAAAAAAAAAAAJgCAABk&#10;cnMvZG93bnJldi54bWxQSwUGAAAAAAQABAD1AAAAjQMAAAAA&#10;" fillcolor="window" strokecolor="windowText">
                      <v:textbox>
                        <w:txbxContent>
                          <w:p w14:paraId="3887C0C8" w14:textId="77777777" w:rsidR="004A0D15" w:rsidRDefault="004A0D15" w:rsidP="00CE63D8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  <v:line id="Straight Connector 191" o:spid="_x0000_s1149" style="position:absolute;flip:x;visibility:visible;mso-wrap-style:square" from="1944,1987" to="1948,50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k834MYAAADcAAAADwAAAGRycy9kb3ducmV2LnhtbESPQWsCMRSE7wX/Q3iCl1KzFRXdGkUK&#10;BQ9eqrLS23Pzull287JNom7/fVMo9DjMzDfMatPbVtzIh9qxgudxBoK4dLrmSsHp+Pa0ABEissbW&#10;MSn4pgCb9eBhhbl2d36n2yFWIkE45KjAxNjlUobSkMUwdh1x8j6dtxiT9JXUHu8Jbls5ybK5tFhz&#10;WjDY0auhsjlcrQK52D9++e1l2hTN+bw0RVl0H3ulRsN++wIiUh//w3/tnVYwm87g90w6AnL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JPN+DGAAAA3AAAAA8AAAAAAAAA&#10;AAAAAAAAoQIAAGRycy9kb3ducmV2LnhtbFBLBQYAAAAABAAEAPkAAACUAwAAAAA=&#10;"/>
                    <v:line id="Straight Connector 192" o:spid="_x0000_s1150" style="position:absolute;flip:x;visibility:visible;mso-wrap-style:square" from="477,5005" to="1940,77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2pl8YAAADcAAAADwAAAGRycy9kb3ducmV2LnhtbESPQWsCMRSE74X+h/AKvUjNVqzY1Sgi&#10;CD14UctKb8/N62bZzcuapLr996Yg9DjMzDfMfNnbVlzIh9qxgtdhBoK4dLrmSsHnYfMyBREissbW&#10;MSn4pQDLxePDHHPtrryjyz5WIkE45KjAxNjlUobSkMUwdB1x8r6dtxiT9JXUHq8Jbls5yrKJtFhz&#10;WjDY0dpQ2ex/rAI53Q7OfnUaN0VzPL6boiy6r61Sz0/9agYiUh//w/f2h1bwNp7A35l0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KdqZfGAAAA3AAAAA8AAAAAAAAA&#10;AAAAAAAAoQIAAGRycy9kb3ducmV2LnhtbFBLBQYAAAAABAAEAPkAAACUAwAAAAA=&#10;"/>
                    <v:line id="Straight Connector 195" o:spid="_x0000_s1151" style="position:absolute;visibility:visible;mso-wrap-style:square" from="1946,5008" to="3816,7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WNc8cAAADcAAAADwAAAGRycy9kb3ducmV2LnhtbESPT0vDQBTE70K/w/IEb3bjvyix21Ja&#10;Co0HMVVoj6/ZZ5KafRt21yR++64geBxm5jfMbDGaVvTkfGNZwc00AUFcWt1wpeDjfXP9BMIHZI2t&#10;ZVLwQx4W88nFDDNtBy6o34VKRAj7DBXUIXSZlL6syaCf2o44ep/WGQxRukpqh0OEm1beJkkqDTYc&#10;F2rsaFVT+bX7Ngpe797Sfpm/bMd9nh7LdXE8nAan1NXluHwGEWgM/+G/9lYreLh/hN8z8QjI+Rk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U9Y1zxwAAANwAAAAPAAAAAAAA&#10;AAAAAAAAAKECAABkcnMvZG93bnJldi54bWxQSwUGAAAAAAQABAD5AAAAlQMAAAAA&#10;"/>
                    <v:line id="Straight Connector 202" o:spid="_x0000_s1152" style="position:absolute;visibility:visible;mso-wrap-style:square" from="0,2858" to="3818,2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oZAcQAAADcAAAADwAAAGRycy9kb3ducmV2LnhtbERPy2rCQBTdF/yH4Qrd1Yl9BImOIhVB&#10;uyj1Abq8Zq5JNHMnzEyT9O87i0KXh/OeLXpTi5acrywrGI8SEMS51RUXCo6H9dMEhA/IGmvLpOCH&#10;PCzmg4cZZtp2vKN2HwoRQ9hnqKAMocmk9HlJBv3INsSRu1pnMEToCqkddjHc1PI5SVJpsOLYUGJD&#10;7yXl9/23UfD58pW2y+3Hpj9t00u+2l3Ot84p9Tjsl1MQgfrwL/5zb7SCt9e4Np6JR0DO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ahkBxAAAANwAAAAPAAAAAAAAAAAA&#10;AAAAAKECAABkcnMvZG93bnJldi54bWxQSwUGAAAAAAQABAD5AAAAkgMAAAAA&#10;"/>
                  </v:group>
                  <v:shape id="Text Box 15" o:spid="_x0000_s1153" type="#_x0000_t202" style="position:absolute;left:4762;top:7231;width:7811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u2R8cA&#10;AADcAAAADwAAAGRycy9kb3ducmV2LnhtbESPT2vCQBTE7wW/w/KE3urGUIuNriKBYCntwT+X3p7Z&#10;ZxLcfRuzW0376bsFweMwM79h5sveGnGhzjeOFYxHCQji0umGKwX7XfE0BeEDskbjmBT8kIflYvAw&#10;x0y7K2/osg2ViBD2GSqoQ2gzKX1Zk0U/ci1x9I6usxii7CqpO7xGuDUyTZIXabHhuFBjS3lN5Wn7&#10;bRW858Unbg6pnf6afP1xXLXn/ddEqcdhv5qBCNSHe/jWftMKJs+v8H8mHgG5+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VLtkfHAAAA3AAAAA8AAAAAAAAAAAAAAAAAmAIAAGRy&#10;cy9kb3ducmV2LnhtbFBLBQYAAAAABAAEAPUAAACMAwAAAAA=&#10;" filled="f" stroked="f" strokeweight=".5pt">
                    <v:textbox>
                      <w:txbxContent>
                        <w:p w14:paraId="30E7DB88" w14:textId="77777777" w:rsidR="004A0D15" w:rsidRPr="00EF778F" w:rsidRDefault="004A0D15" w:rsidP="00CE63D8">
                          <w:pPr>
                            <w:pStyle w:val="TextBox"/>
                          </w:pPr>
                          <w:r>
                            <w:t>Корисник</w:t>
                          </w:r>
                        </w:p>
                      </w:txbxContent>
                    </v:textbox>
                  </v:shape>
                </v:group>
                <v:rect id="Rectangle 131" o:spid="_x0000_s1154" style="position:absolute;left:26765;top:4133;width:8858;height:38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hCB78A&#10;AADcAAAADwAAAGRycy9kb3ducmV2LnhtbERPTYvCMBC9C/sfwgheZE0VlKVrlLqgeFW797EZm2Iz&#10;KUms9d+bw8IeH+97vR1sK3ryoXGsYD7LQBBXTjdcKygv+88vECEia2wdk4IXBdhuPkZrzLV78on6&#10;c6xFCuGQowITY5dLGSpDFsPMdcSJuzlvMSboa6k9PlO4beUiy1bSYsOpwWBHP4aq+/lhFcRrYS5z&#10;vyseZTU9ra6HfX/f/So1GQ/FN4hIQ/wX/7mPWsFymeanM+kIyM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WEIHvwAAANwAAAAPAAAAAAAAAAAAAAAAAJgCAABkcnMvZG93bnJl&#10;di54bWxQSwUGAAAAAAQABAD1AAAAhAMAAAAA&#10;" fillcolor="window" strokecolor="windowText" strokeweight=".5pt">
                  <v:textbox>
                    <w:txbxContent>
                      <w:p w14:paraId="5D4B5D0E" w14:textId="77777777" w:rsidR="004A0D15" w:rsidRPr="00EF778F" w:rsidRDefault="004A0D15" w:rsidP="00CE63D8">
                        <w:pPr>
                          <w:pStyle w:val="TextBox"/>
                        </w:pPr>
                        <w:r>
                          <w:t>Систем</w:t>
                        </w:r>
                      </w:p>
                    </w:txbxContent>
                  </v:textbox>
                </v:rect>
                <v:rect id="Rectangle 132" o:spid="_x0000_s1155" style="position:absolute;left:3572;top:9429;width:766;height:7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TnnMQA&#10;AADcAAAADwAAAGRycy9kb3ducmV2LnhtbESPwWrDMBBE74X+g9hCL6WWXUgobpTgFFJ6TeLcN9bW&#10;MrZWRlIc9++rQiDHYWbeMKvNbAcxkQ+dYwVFloMgbpzuuFVQH3ev7yBCRNY4OCYFvxRgs358WGGp&#10;3ZX3NB1iKxKEQ4kKTIxjKWVoDFkMmRuJk/fjvMWYpG+l9nhNcDvItzxfSosdpwWDI30aavrDxSqI&#10;58ocC7+tLnXzsl+ev3ZTvz0p9fw0Vx8gIs3xHr61v7WCxaKA/zPpCM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U55zEAAAA3AAAAA8AAAAAAAAAAAAAAAAAmAIAAGRycy9k&#10;b3ducmV2LnhtbFBLBQYAAAAABAAEAPUAAACJAwAAAAA=&#10;" fillcolor="window" strokecolor="windowText" strokeweight=".5pt"/>
                <v:line id="Straight Connector 134" o:spid="_x0000_s1156" style="position:absolute;visibility:visible;mso-wrap-style:square" from="31337,8286" to="31337,165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9FRM8MAAADcAAAADwAAAGRycy9kb3ducmV2LnhtbESPQYvCMBSE78L+h/AW9iKaKtQu1Sir&#10;sKAHRV3x/GiebdnmpTSx1n9vBMHjMDPfMLNFZyrRUuNKywpGwwgEcWZ1ybmC09/v4BuE88gaK8uk&#10;4E4OFvOP3gxTbW98oPbocxEg7FJUUHhfp1K6rCCDbmhr4uBdbGPQB9nkUjd4C3BTyXEUTaTBksNC&#10;gTWtCsr+j1ejgKl/zrcV1ybqks1yf5ZJvGuV+vrsfqYgPHX+HX6111pBHI/heSYcATl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/RUTPDAAAA3AAAAA8AAAAAAAAAAAAA&#10;AAAAoQIAAGRycy9kb3ducmV2LnhtbFBLBQYAAAAABAAEAPkAAACRAwAAAAA=&#10;" strokeweight=".5pt">
                  <v:stroke dashstyle="dash"/>
                </v:line>
                <v:rect id="Rectangle 204" o:spid="_x0000_s1157" style="position:absolute;left:30956;top:11430;width:765;height:39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rccMQA&#10;AADcAAAADwAAAGRycy9kb3ducmV2LnhtbESPzWrDMBCE74G+g9hAL6GR05JQXCvBKaTkmp/eN9bG&#10;MrZWRlIc9+2jQqHHYWa+YYrNaDsxkA+NYwWLeQaCuHK64VrB+bR7eQcRIrLGzjEp+KEAm/XTpMBc&#10;uzsfaDjGWiQIhxwVmBj7XMpQGbIY5q4nTt7VeYsxSV9L7fGe4LaTr1m2khYbTgsGe/o0VLXHm1UQ&#10;L6U5Lfy2vJ2r2WF1+doN7fZbqefpWH6AiDTG//Bfe68VLJdv8HsmHQG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6K3HDEAAAA3AAAAA8AAAAAAAAAAAAAAAAAmAIAAGRycy9k&#10;b3ducmV2LnhtbFBLBQYAAAAABAAEAPUAAACJAwAAAAA=&#10;" fillcolor="window" strokecolor="windowText" strokeweight=".5pt"/>
                <v:shape id="Straight Arrow Connector 135" o:spid="_x0000_s1158" type="#_x0000_t32" style="position:absolute;left:4338;top:11620;width:2661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P1icUAAADcAAAADwAAAGRycy9kb3ducmV2LnhtbESPT2vCQBTE7wW/w/IEb3Vj0WJTVxGh&#10;Ui/iPzy/Zl+zIdm3Ibsm6bd3hYLHYWZ+wyxWva1ES40vHCuYjBMQxJnTBecKLuev1zkIH5A1Vo5J&#10;wR95WC0HLwtMtev4SO0p5CJC2KeowIRQp1L6zJBFP3Y1cfR+XWMxRNnkUjfYRbit5FuSvEuLBccF&#10;gzVtDGXl6WYVTNvrfNeZ43W73W/KqiwO9uPnoNRo2K8/QQTqwzP83/7WCmazKTzOxCMgl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aP1icUAAADcAAAADwAAAAAAAAAA&#10;AAAAAAChAgAAZHJzL2Rvd25yZXYueG1sUEsFBgAAAAAEAAQA+QAAAJMDAAAAAA==&#10;">
                  <v:stroke endarrow="open" endarrowwidth="wide"/>
                </v:shape>
                <v:shape id="Text Box 137" o:spid="_x0000_s1159" type="#_x0000_t202" style="position:absolute;left:6679;top:9325;width:22979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8qn8YA&#10;AADcAAAADwAAAGRycy9kb3ducmV2LnhtbESPQWvCQBSE74X+h+UVems2CimSZhUJSKXoQZtLb6/Z&#10;ZxLMvk2zaxL99d1CweMwM98w2WoyrRiod41lBbMoBkFcWt1wpaD43LwsQDiPrLG1TAqu5GC1fHzI&#10;MNV25AMNR1+JAGGXooLa+y6V0pU1GXSR7YiDd7K9QR9kX0nd4xjgppXzOH6VBhsOCzV2lNdUno8X&#10;o+Aj3+zx8D03i1ubv+9O6+6n+EqUen6a1m8gPE3+Hv5vb7WCJEng70w4AnL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d8qn8YAAADcAAAADwAAAAAAAAAAAAAAAACYAgAAZHJz&#10;L2Rvd25yZXYueG1sUEsFBgAAAAAEAAQA9QAAAIsDAAAAAA==&#10;" filled="f" stroked="f" strokeweight=".5pt">
                  <v:textbox>
                    <w:txbxContent>
                      <w:p w14:paraId="72BA9297" w14:textId="77777777" w:rsidR="004A0D15" w:rsidRPr="008D3BE3" w:rsidRDefault="004A0D15" w:rsidP="00CE63D8">
                        <w:pPr>
                          <w:pStyle w:val="TextBox"/>
                        </w:pPr>
                        <w:r>
                          <w:t>obrisiPoruku(porukaID)</w:t>
                        </w:r>
                      </w:p>
                    </w:txbxContent>
                  </v:textbox>
                </v:shape>
                <v:shape id="Straight Arrow Connector 206" o:spid="_x0000_s1160" type="#_x0000_t32" style="position:absolute;left:4338;top:14763;width:2661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IopsMAAADcAAAADwAAAGRycy9kb3ducmV2LnhtbESP3WqDQBCF7wt9h2UKuWtWEyLFuoot&#10;FArpTUweYHSnKnVnxd2oeftsodDLw/n5OFmxmkHMNLnesoJ4G4EgbqzuuVVwOX88v4BwHlnjYJkU&#10;3MhBkT8+ZJhqu/CJ5sq3IoywS1FB5/2YSumajgy6rR2Jg/dtJ4M+yKmVesIljJtB7qIokQZ7DoQO&#10;R3rvqPmpriZw41NftW8Wvy5JXcblvrZHc1Rq87SWryA8rf4//Nf+1AoOhwR+z4QjIPM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8CKKbDAAAA3AAAAA8AAAAAAAAAAAAA&#10;AAAAoQIAAGRycy9kb3ducmV2LnhtbFBLBQYAAAAABAAEAPkAAACRAwAAAAA=&#10;">
                  <v:stroke startarrow="open" startarrowwidth="wide" endarrowwidth="wide"/>
                </v:shape>
                <v:shape id="Text Box 207" o:spid="_x0000_s1161" type="#_x0000_t202" style="position:absolute;left:8381;top:12468;width:19908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ERc8cA&#10;AADcAAAADwAAAGRycy9kb3ducmV2LnhtbESPzWrDMBCE74W+g9hCb41cg9PgRAnBYFJKcsjPpbet&#10;tbFNrJVrKbbbp68ChRyHmfmGWaxG04ieOldbVvA6iUAQF1bXXCo4HfOXGQjnkTU2lknBDzlYLR8f&#10;FphqO/Ce+oMvRYCwS1FB5X2bSumKigy6iW2Jg3e2nUEfZFdK3eEQ4KaRcRRNpcGaw0KFLWUVFZfD&#10;1Sj4yPId7r9iM/ttss32vG6/T5+JUs9P43oOwtPo7+H/9rtWkCRvcDsTjoB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5BEXPHAAAA3AAAAA8AAAAAAAAAAAAAAAAAmAIAAGRy&#10;cy9kb3ducmV2LnhtbFBLBQYAAAAABAAEAPUAAACMAwAAAAA=&#10;" filled="f" stroked="f" strokeweight=".5pt">
                  <v:textbox>
                    <w:txbxContent>
                      <w:p w14:paraId="7D339DF9" w14:textId="77777777" w:rsidR="004A0D15" w:rsidRPr="008D3BE3" w:rsidRDefault="004A0D15" w:rsidP="00CE63D8">
                        <w:pPr>
                          <w:pStyle w:val="TextBox"/>
                        </w:pPr>
                        <w:r>
                          <w:t>PorukeUTemi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A139CDA" w14:textId="77777777" w:rsidR="004D5E36" w:rsidRPr="005954D6" w:rsidRDefault="004D5E36" w:rsidP="004D5E36">
      <w:pPr>
        <w:pStyle w:val="ProList"/>
        <w:rPr>
          <w:lang w:val="sr-Cyrl-RS"/>
        </w:rPr>
      </w:pPr>
    </w:p>
    <w:p w14:paraId="3D7530A9" w14:textId="77777777" w:rsidR="004D5E36" w:rsidRPr="005954D6" w:rsidRDefault="004D5E36" w:rsidP="004D5E36">
      <w:pPr>
        <w:pStyle w:val="3"/>
        <w:rPr>
          <w:lang w:val="sr-Cyrl-RS"/>
        </w:rPr>
      </w:pPr>
      <w:bookmarkStart w:id="52" w:name="_Toc456162707"/>
      <w:r w:rsidRPr="005954D6">
        <w:rPr>
          <w:lang w:val="sr-Cyrl-RS"/>
        </w:rPr>
        <w:t>ДС 5: Брисање теме</w:t>
      </w:r>
      <w:bookmarkEnd w:id="52"/>
    </w:p>
    <w:p w14:paraId="53D89896" w14:textId="77777777" w:rsidR="004D5E36" w:rsidRPr="005954D6" w:rsidRDefault="004D5E36" w:rsidP="004D5E36">
      <w:pPr>
        <w:rPr>
          <w:b/>
          <w:lang w:val="sr-Cyrl-RS"/>
        </w:rPr>
      </w:pPr>
      <w:r w:rsidRPr="005954D6">
        <w:rPr>
          <w:b/>
          <w:lang w:val="sr-Cyrl-RS"/>
        </w:rPr>
        <w:t>Основни сценарио СК:</w:t>
      </w:r>
    </w:p>
    <w:p w14:paraId="3231DDD1" w14:textId="77777777" w:rsidR="00327C0A" w:rsidRPr="005954D6" w:rsidRDefault="004D5E36" w:rsidP="00327C0A">
      <w:pPr>
        <w:pStyle w:val="a"/>
        <w:numPr>
          <w:ilvl w:val="0"/>
          <w:numId w:val="22"/>
        </w:numPr>
        <w:rPr>
          <w:lang w:val="sr-Cyrl-RS"/>
        </w:rPr>
      </w:pPr>
      <w:r w:rsidRPr="005954D6">
        <w:rPr>
          <w:b/>
          <w:lang w:val="sr-Cyrl-RS"/>
        </w:rPr>
        <w:t xml:space="preserve">Корисник </w:t>
      </w:r>
      <w:r w:rsidRPr="005954D6">
        <w:rPr>
          <w:u w:val="single"/>
          <w:lang w:val="sr-Cyrl-RS"/>
        </w:rPr>
        <w:t>позива</w:t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да обрише тему. (АСПО)</w:t>
      </w:r>
    </w:p>
    <w:p w14:paraId="4EF806AE" w14:textId="5A302365" w:rsidR="00327C0A" w:rsidRPr="005954D6" w:rsidRDefault="00327C0A" w:rsidP="00327C0A">
      <w:pPr>
        <w:pStyle w:val="a"/>
        <w:numPr>
          <w:ilvl w:val="0"/>
          <w:numId w:val="22"/>
        </w:numPr>
        <w:rPr>
          <w:lang w:val="sr-Cyrl-RS"/>
        </w:rPr>
      </w:pPr>
      <w:r w:rsidRPr="005954D6">
        <w:rPr>
          <w:b/>
          <w:lang w:val="sr-Cyrl-RS"/>
        </w:rPr>
        <w:t xml:space="preserve">Систем </w:t>
      </w:r>
      <w:r w:rsidRPr="005954D6">
        <w:rPr>
          <w:u w:val="single"/>
          <w:lang w:val="sr-Cyrl-RS"/>
        </w:rPr>
        <w:t>враћа</w:t>
      </w:r>
      <w:r w:rsidRPr="005954D6">
        <w:rPr>
          <w:lang w:val="sr-Cyrl-RS"/>
        </w:rPr>
        <w:t xml:space="preserve"> листу тема жељеног форума на којој је обрисана тема приказана са адекватним визуелним карактеристикама (црвенкаст</w:t>
      </w:r>
      <w:r w:rsidR="00B72C1C" w:rsidRPr="005954D6">
        <w:rPr>
          <w:lang w:val="sr-Cyrl-RS"/>
        </w:rPr>
        <w:t>a</w:t>
      </w:r>
      <w:r w:rsidRPr="005954D6">
        <w:rPr>
          <w:lang w:val="sr-Cyrl-RS"/>
        </w:rPr>
        <w:t xml:space="preserve"> позадина). (ИА)</w:t>
      </w:r>
    </w:p>
    <w:p w14:paraId="2261615B" w14:textId="68D00DBC" w:rsidR="004D5E36" w:rsidRPr="005954D6" w:rsidRDefault="004A5673" w:rsidP="00327C0A">
      <w:pPr>
        <w:pStyle w:val="ProList"/>
        <w:jc w:val="center"/>
        <w:rPr>
          <w:lang w:val="sr-Cyrl-RS"/>
        </w:rPr>
      </w:pPr>
      <w:r w:rsidRPr="005954D6">
        <w:rPr>
          <w:rFonts w:eastAsia="Times New Roman" w:cs="Times New Roman"/>
          <w:noProof/>
          <w:lang w:val="sr-Cyrl-RS"/>
        </w:rPr>
        <mc:AlternateContent>
          <mc:Choice Requires="wpc">
            <w:drawing>
              <wp:inline distT="0" distB="0" distL="0" distR="0" wp14:anchorId="03D02FCD" wp14:editId="3106B164">
                <wp:extent cx="3810000" cy="1860550"/>
                <wp:effectExtent l="0" t="0" r="0" b="0"/>
                <wp:docPr id="541" name="Подлога за цртање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525" name="Group 129"/>
                        <wpg:cNvGrpSpPr/>
                        <wpg:grpSpPr>
                          <a:xfrm>
                            <a:off x="18996" y="122672"/>
                            <a:ext cx="781050" cy="838474"/>
                            <a:chOff x="476250" y="160950"/>
                            <a:chExt cx="781050" cy="838474"/>
                          </a:xfrm>
                        </wpg:grpSpPr>
                        <wpg:grpSp>
                          <wpg:cNvPr id="526" name="Group 186"/>
                          <wpg:cNvGrpSpPr/>
                          <wpg:grpSpPr>
                            <a:xfrm>
                              <a:off x="703874" y="160950"/>
                              <a:ext cx="294059" cy="600349"/>
                              <a:chOff x="0" y="0"/>
                              <a:chExt cx="381813" cy="779211"/>
                            </a:xfrm>
                          </wpg:grpSpPr>
                          <wps:wsp>
                            <wps:cNvPr id="527" name="Oval 189"/>
                            <wps:cNvSpPr/>
                            <wps:spPr>
                              <a:xfrm>
                                <a:off x="95414" y="0"/>
                                <a:ext cx="198782" cy="198782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64C67F65" w14:textId="77777777" w:rsidR="004A0D15" w:rsidRDefault="004A0D15" w:rsidP="00327C0A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8" name="Straight Connector 191"/>
                            <wps:cNvCnPr/>
                            <wps:spPr>
                              <a:xfrm flipH="1">
                                <a:off x="194419" y="198782"/>
                                <a:ext cx="386" cy="302133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529" name="Straight Connector 192"/>
                            <wps:cNvCnPr/>
                            <wps:spPr>
                              <a:xfrm flipH="1">
                                <a:off x="47706" y="500597"/>
                                <a:ext cx="146328" cy="278432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530" name="Straight Connector 195"/>
                            <wps:cNvCnPr/>
                            <wps:spPr>
                              <a:xfrm>
                                <a:off x="194627" y="500835"/>
                                <a:ext cx="186981" cy="278376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531" name="Straight Connector 202"/>
                            <wps:cNvCnPr/>
                            <wps:spPr>
                              <a:xfrm>
                                <a:off x="0" y="285865"/>
                                <a:ext cx="381813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  <wps:wsp>
                          <wps:cNvPr id="532" name="Text Box 15"/>
                          <wps:cNvSpPr txBox="1"/>
                          <wps:spPr>
                            <a:xfrm>
                              <a:off x="476250" y="723199"/>
                              <a:ext cx="781050" cy="2762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0D5B1C04" w14:textId="77777777" w:rsidR="004A0D15" w:rsidRPr="00EF778F" w:rsidRDefault="004A0D15" w:rsidP="00327C0A">
                                <w:pPr>
                                  <w:pStyle w:val="TextBox"/>
                                </w:pPr>
                                <w:r>
                                  <w:t>Корисник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33" name="Rectangle 131"/>
                        <wps:cNvSpPr/>
                        <wps:spPr>
                          <a:xfrm>
                            <a:off x="2676527" y="413312"/>
                            <a:ext cx="885824" cy="38010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0B1AC44D" w14:textId="77777777" w:rsidR="004A0D15" w:rsidRPr="00EF778F" w:rsidRDefault="004A0D15" w:rsidP="00327C0A">
                              <w:pPr>
                                <w:pStyle w:val="TextBox"/>
                              </w:pPr>
                              <w:r>
                                <w:t>Систем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Rectangle 132"/>
                        <wps:cNvSpPr/>
                        <wps:spPr>
                          <a:xfrm>
                            <a:off x="357284" y="942975"/>
                            <a:ext cx="76547" cy="720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Straight Connector 134"/>
                        <wps:cNvCnPr/>
                        <wps:spPr>
                          <a:xfrm>
                            <a:off x="3133726" y="828675"/>
                            <a:ext cx="0" cy="82800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bodyPr/>
                      </wps:wsp>
                      <wps:wsp>
                        <wps:cNvPr id="536" name="Rectangle 204"/>
                        <wps:cNvSpPr/>
                        <wps:spPr>
                          <a:xfrm>
                            <a:off x="3095627" y="1143000"/>
                            <a:ext cx="76547" cy="396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Straight Arrow Connector 135"/>
                        <wps:cNvCnPr/>
                        <wps:spPr>
                          <a:xfrm>
                            <a:off x="433831" y="1162050"/>
                            <a:ext cx="26617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 w="lg" len="med"/>
                          </a:ln>
                          <a:effectLst/>
                        </wps:spPr>
                        <wps:bodyPr/>
                      </wps:wsp>
                      <wps:wsp>
                        <wps:cNvPr id="538" name="Text Box 137"/>
                        <wps:cNvSpPr txBox="1"/>
                        <wps:spPr>
                          <a:xfrm>
                            <a:off x="667910" y="932571"/>
                            <a:ext cx="2297926" cy="258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45193EC6" w14:textId="56EE0F71" w:rsidR="004A0D15" w:rsidRPr="008D3BE3" w:rsidRDefault="004A0D15" w:rsidP="00327C0A">
                              <w:pPr>
                                <w:pStyle w:val="TextBox"/>
                              </w:pPr>
                              <w:r>
                                <w:t>obrisiTemu(temaID)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Straight Arrow Connector 206"/>
                        <wps:cNvCnPr/>
                        <wps:spPr>
                          <a:xfrm>
                            <a:off x="433831" y="1476375"/>
                            <a:ext cx="26617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arrow" w="lg" len="med"/>
                            <a:tailEnd type="none" w="lg" len="med"/>
                          </a:ln>
                          <a:effectLst/>
                        </wps:spPr>
                        <wps:bodyPr/>
                      </wps:wsp>
                      <wps:wsp>
                        <wps:cNvPr id="540" name="Text Box 207"/>
                        <wps:cNvSpPr txBox="1"/>
                        <wps:spPr>
                          <a:xfrm>
                            <a:off x="838199" y="1246896"/>
                            <a:ext cx="1990726" cy="258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6EF2563C" w14:textId="4B86FBB4" w:rsidR="004A0D15" w:rsidRPr="00327C0A" w:rsidRDefault="004A0D15" w:rsidP="00327C0A">
                              <w:pPr>
                                <w:pStyle w:val="TextBox"/>
                                <w:rPr>
                                  <w:lang w:val="sr-Cyrl-RS"/>
                                </w:rPr>
                              </w:pPr>
                              <w:r>
                                <w:rPr>
                                  <w:lang w:val="sr-Latn-RS"/>
                                </w:rPr>
                                <w:t>TemeUForumu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3D02FCD" id="Подлога за цртање 230" o:spid="_x0000_s1162" editas="canvas" style="width:300pt;height:146.5pt;mso-position-horizontal-relative:char;mso-position-vertical-relative:line" coordsize="38100,18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">
                <v:shape id="_x0000_s1163" type="#_x0000_t75" style="position:absolute;width:38100;height:18605;visibility:visible;mso-wrap-style:square">
                  <v:fill o:detectmouseclick="t"/>
                  <v:path o:connecttype="none"/>
                </v:shape>
                <v:group id="Group 129" o:spid="_x0000_s1164" style="position:absolute;left:189;top:1226;width:7811;height:8385" coordorigin="4762,1609" coordsize="7810,8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nJvc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nJvcQAAADcAAAA&#10;DwAAAAAAAAAAAAAAAACqAgAAZHJzL2Rvd25yZXYueG1sUEsFBgAAAAAEAAQA+gAAAJsDAAAAAA==&#10;">
                  <v:group id="Group 186" o:spid="_x0000_s1165" style="position:absolute;left:7038;top:1609;width:2941;height:6003" coordsize="3818,77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1tXy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rF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7W1fKxgAAANwA&#10;AAAPAAAAAAAAAAAAAAAAAKoCAABkcnMvZG93bnJldi54bWxQSwUGAAAAAAQABAD6AAAAnQMAAAAA&#10;">
                    <v:oval id="Oval 189" o:spid="_x0000_s1166" style="position:absolute;left:954;width:1987;height:19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a1BsgA&#10;AADcAAAADwAAAGRycy9kb3ducmV2LnhtbESPT2vCQBTE70K/w/IKvYhuIhgluooESz2J9Q+0t0f2&#10;maTNvk2zW5N++26h4HGYmd8wy3VvanGj1lWWFcTjCARxbnXFhYLz6Xk0B+E8ssbaMin4IQfr1cNg&#10;iam2Hb/S7egLESDsUlRQet+kUrq8JINubBvi4F1ta9AH2RZSt9gFuKnlJIoSabDisFBiQ1lJ+efx&#10;2yjI9tnw4/C1uyTbl/dkFu+7afx2UOrpsd8sQHjq/T38395pBdPJDP7OhCMgV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RlrUGyAAAANwAAAAPAAAAAAAAAAAAAAAAAJgCAABk&#10;cnMvZG93bnJldi54bWxQSwUGAAAAAAQABAD1AAAAjQMAAAAA&#10;" fillcolor="window" strokecolor="windowText">
                      <v:textbox>
                        <w:txbxContent>
                          <w:p w14:paraId="64C67F65" w14:textId="77777777" w:rsidR="004A0D15" w:rsidRDefault="004A0D15" w:rsidP="00327C0A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  <v:line id="Straight Connector 191" o:spid="_x0000_s1167" style="position:absolute;flip:x;visibility:visible;mso-wrap-style:square" from="1944,1987" to="1948,50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ZF93sQAAADcAAAADwAAAGRycy9kb3ducmV2LnhtbERPy2oCMRTdC/2HcAvdFM1UWtGpUUQQ&#10;unDjgxF318ntZJjJzTRJdfr3zUJweTjv+bK3rbiSD7VjBW+jDARx6XTNlYLjYTOcgggRWWPrmBT8&#10;UYDl4mkwx1y7G+/ouo+VSCEcclRgYuxyKUNpyGIYuY44cd/OW4wJ+kpqj7cUbls5zrKJtFhzajDY&#10;0dpQ2ex/rQI53b7++NXlvSma02lmirLozlulXp771SeISH18iO/uL63gY5zWpjPpCMjF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kX3exAAAANwAAAAPAAAAAAAAAAAA&#10;AAAAAKECAABkcnMvZG93bnJldi54bWxQSwUGAAAAAAQABAD5AAAAkgMAAAAA&#10;"/>
                    <v:line id="Straight Connector 192" o:spid="_x0000_s1168" style="position:absolute;flip:x;visibility:visible;mso-wrap-style:square" from="477,5005" to="1940,77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3YRcYAAADcAAAADwAAAGRycy9kb3ducmV2LnhtbESPQWsCMRSE74X+h/AKvUjNVrToahQp&#10;FDx4qZaV3p6b182ym5dtEnX9940g9DjMzDfMYtXbVpzJh9qxgtdhBoK4dLrmSsHX/uNlCiJEZI2t&#10;Y1JwpQCr5ePDAnPtLvxJ512sRIJwyFGBibHLpQylIYth6Dri5P04bzEm6SupPV4S3LZylGVv0mLN&#10;acFgR++GymZ3sgrkdDv49evjuCmaw2FmirLovrdKPT/16zmISH38D9/bG61gMprB7Uw6AnL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7d2EXGAAAA3AAAAA8AAAAAAAAA&#10;AAAAAAAAoQIAAGRycy9kb3ducmV2LnhtbFBLBQYAAAAABAAEAPkAAACUAwAAAAA=&#10;"/>
                    <v:line id="Straight Connector 195" o:spid="_x0000_s1169" style="position:absolute;visibility:visible;mso-wrap-style:square" from="1946,5008" to="3816,7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pmesQAAADcAAAADwAAAGRycy9kb3ducmV2LnhtbERPy2rCQBTdF/yH4Qru6sRKQ4mOIhZB&#10;uyj1Abq8Zq5JNHMnzEyT9O87i0KXh/OeL3tTi5acrywrmIwTEMS51RUXCk7HzfMbCB+QNdaWScEP&#10;eVguBk9zzLTteE/tIRQihrDPUEEZQpNJ6fOSDPqxbYgjd7POYIjQFVI77GK4qeVLkqTSYMWxocSG&#10;1iXlj8O3UfA5/Urb1e5j25936TV/318v984pNRr2qxmIQH34F/+5t1rB6zTOj2fiEZ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GmZ6xAAAANwAAAAPAAAAAAAAAAAA&#10;AAAAAKECAABkcnMvZG93bnJldi54bWxQSwUGAAAAAAQABAD5AAAAkgMAAAAA&#10;"/>
                    <v:line id="Straight Connector 202" o:spid="_x0000_s1170" style="position:absolute;visibility:visible;mso-wrap-style:square" from="0,2858" to="3818,2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bD4cYAAADcAAAADwAAAGRycy9kb3ducmV2LnhtbESPQWvCQBSE74L/YXmCN91YaZDUVcQi&#10;aA+laqE9PrPPJJp9G3a3Sfrvu4VCj8PMfMMs172pRUvOV5YVzKYJCOLc6ooLBe/n3WQBwgdkjbVl&#10;UvBNHtar4WCJmbYdH6k9hUJECPsMFZQhNJmUPi/JoJ/ahjh6V+sMhihdIbXDLsJNLR+SJJUGK44L&#10;JTa0LSm/n76Mgtf5W9puDi/7/uOQXvLn4+Xz1jmlxqN+8wQiUB/+w3/tvVbwOJ/B75l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xWw+HGAAAA3AAAAA8AAAAAAAAA&#10;AAAAAAAAoQIAAGRycy9kb3ducmV2LnhtbFBLBQYAAAAABAAEAPkAAACUAwAAAAA=&#10;"/>
                  </v:group>
                  <v:shape id="Text Box 15" o:spid="_x0000_s1171" type="#_x0000_t202" style="position:absolute;left:4762;top:7231;width:7811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lXS8cA&#10;AADcAAAADwAAAGRycy9kb3ducmV2LnhtbESPQWvCQBSE7wX/w/IK3uqmEYukriEEQkXsQevF2zP7&#10;TEKzb2N2G2N/fbdQ6HGYmW+YVTqaVgzUu8aygudZBIK4tLrhSsHxo3hagnAeWWNrmRTcyUG6njys&#10;MNH2xnsaDr4SAcIuQQW1910ipStrMuhmtiMO3sX2Bn2QfSV1j7cAN62Mo+hFGmw4LNTYUV5T+Xn4&#10;Mgq2efGO+3Nslt9t/ra7ZN31eFooNX0cs1cQnkb/H/5rb7SCxTyG3zPh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PpV0vHAAAA3AAAAA8AAAAAAAAAAAAAAAAAmAIAAGRy&#10;cy9kb3ducmV2LnhtbFBLBQYAAAAABAAEAPUAAACMAwAAAAA=&#10;" filled="f" stroked="f" strokeweight=".5pt">
                    <v:textbox>
                      <w:txbxContent>
                        <w:p w14:paraId="0D5B1C04" w14:textId="77777777" w:rsidR="004A0D15" w:rsidRPr="00EF778F" w:rsidRDefault="004A0D15" w:rsidP="00327C0A">
                          <w:pPr>
                            <w:pStyle w:val="TextBox"/>
                          </w:pPr>
                          <w:r>
                            <w:t>Корисник</w:t>
                          </w:r>
                        </w:p>
                      </w:txbxContent>
                    </v:textbox>
                  </v:shape>
                </v:group>
                <v:rect id="Rectangle 131" o:spid="_x0000_s1172" style="position:absolute;left:26765;top:4133;width:8858;height:38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U50MQA&#10;AADcAAAADwAAAGRycy9kb3ducmV2LnhtbESPzWrDMBCE74G+g9hAL6GR09BQXCvBKaTkmp/eN9bG&#10;MrZWRlIc9+2jQqHHYWa+YYrNaDsxkA+NYwWLeQaCuHK64VrB+bR7eQcRIrLGzjEp+KEAm/XTpMBc&#10;uzsfaDjGWiQIhxwVmBj7XMpQGbIY5q4nTt7VeYsxSV9L7fGe4LaTr1m2khYbTgsGe/o0VLXHm1UQ&#10;L6U5Lfy2vJ2r2WF1+doN7fZbqefpWH6AiDTG//Bfe68VvC2X8HsmHQG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VOdDEAAAA3AAAAA8AAAAAAAAAAAAAAAAAmAIAAGRycy9k&#10;b3ducmV2LnhtbFBLBQYAAAAABAAEAPUAAACJAwAAAAA=&#10;" fillcolor="window" strokecolor="windowText" strokeweight=".5pt">
                  <v:textbox>
                    <w:txbxContent>
                      <w:p w14:paraId="0B1AC44D" w14:textId="77777777" w:rsidR="004A0D15" w:rsidRPr="00EF778F" w:rsidRDefault="004A0D15" w:rsidP="00327C0A">
                        <w:pPr>
                          <w:pStyle w:val="TextBox"/>
                        </w:pPr>
                        <w:r>
                          <w:t>Систем</w:t>
                        </w:r>
                      </w:p>
                    </w:txbxContent>
                  </v:textbox>
                </v:rect>
                <v:rect id="Rectangle 132" o:spid="_x0000_s1173" style="position:absolute;left:3572;top:9429;width:766;height:7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yhpMQA&#10;AADcAAAADwAAAGRycy9kb3ducmV2LnhtbESPT2sCMRTE74V+h/AKvZSatVYpq1HWguLVf/fn5rlZ&#10;3LwsSVy3394IQo/DzPyGmS1624iOfKgdKxgOMhDEpdM1VwoO+9XnD4gQkTU2jknBHwVYzF9fZphr&#10;d+MtdbtYiQThkKMCE2ObSxlKQxbDwLXEyTs7bzEm6SupPd4S3DbyK8sm0mLNacFgS7+GysvuahXE&#10;U2H2Q78srofyYzs5rVfdZXlU6v2tL6YgIvXxP/xsb7SC8egbHmfSEZD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8oaTEAAAA3AAAAA8AAAAAAAAAAAAAAAAAmAIAAGRycy9k&#10;b3ducmV2LnhtbFBLBQYAAAAABAAEAPUAAACJAwAAAAA=&#10;" fillcolor="window" strokecolor="windowText" strokeweight=".5pt"/>
                <v:line id="Straight Connector 134" o:spid="_x0000_s1174" style="position:absolute;visibility:visible;mso-wrap-style:square" from="31337,8286" to="31337,165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cs58UAAADcAAAADwAAAGRycy9kb3ducmV2LnhtbESPQWvCQBSE74X+h+UVvBTdVEmVNJvQ&#10;CoIeKlbF8yP7moRm34bsmsR/7xYKPQ4z8w2T5qNpRE+dqy0reJlFIIgLq2suFZxPm+kKhPPIGhvL&#10;pOBGDvLs8SHFRNuBv6g/+lIECLsEFVTet4mUrqjIoJvZljh437Yz6IPsSqk7HALcNHIeRa/SYM1h&#10;ocKW1hUVP8erUcD0fCk/G25NNC53H4eLXMb7XqnJ0/j+BsLT6P/Df+2tVhAvYvg9E46AzO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ecs58UAAADcAAAADwAAAAAAAAAA&#10;AAAAAAChAgAAZHJzL2Rvd25yZXYueG1sUEsFBgAAAAAEAAQA+QAAAJMDAAAAAA==&#10;" strokeweight=".5pt">
                  <v:stroke dashstyle="dash"/>
                </v:line>
                <v:rect id="Rectangle 204" o:spid="_x0000_s1175" style="position:absolute;left:30956;top:11430;width:765;height:39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KaSMMA&#10;AADcAAAADwAAAGRycy9kb3ducmV2LnhtbESPT2sCMRTE7wW/Q3hCL6VmbXEpq1HWgqVX/92fm+dm&#10;cfOyJHHdfvtGEDwOM/MbZrEabCt68qFxrGA6yUAQV043XCs47DfvXyBCRNbYOiYFfxRgtRy9LLDQ&#10;7sZb6nexFgnCoUAFJsaukDJUhiyGieuIk3d23mJM0tdSe7wluG3lR5bl0mLDacFgR9+GqsvuahXE&#10;U2n2U78ur4fqbZuffjb9ZX1U6nU8lHMQkYb4DD/av1rB7DOH+5l0BO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yKaSMMAAADcAAAADwAAAAAAAAAAAAAAAACYAgAAZHJzL2Rv&#10;d25yZXYueG1sUEsFBgAAAAAEAAQA9QAAAIgDAAAAAA==&#10;" fillcolor="window" strokecolor="windowText" strokeweight=".5pt"/>
                <v:shape id="Straight Arrow Connector 135" o:spid="_x0000_s1176" type="#_x0000_t32" style="position:absolute;left:4338;top:11620;width:2661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6OXsYAAADcAAAADwAAAGRycy9kb3ducmV2LnhtbESPT2vCQBTE74V+h+UVeqsbba2auooI&#10;FXsR/+H5NfvMhmTfhuw2Sb+9WxB6HGbmN8x82dtKtNT4wrGC4SABQZw5XXCu4Hz6fJmC8AFZY+WY&#10;FPySh+Xi8WGOqXYdH6g9hlxECPsUFZgQ6lRKnxmy6AeuJo7e1TUWQ5RNLnWDXYTbSo6S5F1aLDgu&#10;GKxpbSgrjz9WwVt7mX515nDZbHbrsiqLvZ1975V6fupXHyAC9eE/fG9vtYLx6wT+zsQjIB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Cujl7GAAAA3AAAAA8AAAAAAAAA&#10;AAAAAAAAoQIAAGRycy9kb3ducmV2LnhtbFBLBQYAAAAABAAEAPkAAACUAwAAAAA=&#10;">
                  <v:stroke endarrow="open" endarrowwidth="wide"/>
                </v:shape>
                <v:shape id="Text Box 137" o:spid="_x0000_s1177" type="#_x0000_t202" style="position:absolute;left:6679;top:9325;width:22979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FgocQA&#10;AADcAAAADwAAAGRycy9kb3ducmV2LnhtbERPy2rCQBTdF/yH4Qrd1YmWFIlOQghIS2kXRjfurpmb&#10;B2bupJmppv36zqLg8nDe22wyvbjS6DrLCpaLCARxZXXHjYLjYfe0BuE8ssbeMin4IQdZOnvYYqLt&#10;jfd0LX0jQgi7BBW03g+JlK5qyaBb2IE4cLUdDfoAx0bqEW8h3PRyFUUv0mDHoaHFgYqWqkv5bRS8&#10;F7tP3J9XZv3bF68fdT58HU+xUo/zKd+A8DT5u/jf/aYVxM9hbTgTjo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BYKHEAAAA3AAAAA8AAAAAAAAAAAAAAAAAmAIAAGRycy9k&#10;b3ducmV2LnhtbFBLBQYAAAAABAAEAPUAAACJAwAAAAA=&#10;" filled="f" stroked="f" strokeweight=".5pt">
                  <v:textbox>
                    <w:txbxContent>
                      <w:p w14:paraId="45193EC6" w14:textId="56EE0F71" w:rsidR="004A0D15" w:rsidRPr="008D3BE3" w:rsidRDefault="004A0D15" w:rsidP="00327C0A">
                        <w:pPr>
                          <w:pStyle w:val="TextBox"/>
                        </w:pPr>
                        <w:r>
                          <w:t>obrisiTemu(temaID)</w:t>
                        </w:r>
                      </w:p>
                    </w:txbxContent>
                  </v:textbox>
                </v:shape>
                <v:shape id="Straight Arrow Connector 206" o:spid="_x0000_s1178" type="#_x0000_t32" style="position:absolute;left:4338;top:14763;width:2661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0JZdMEAAADcAAAADwAAAGRycy9kb3ducmV2LnhtbESP3YrCMBCF7xd8hzCCd2taZUWrUaog&#10;CHpj9QHGZmyLzaQ0UevbbwTBy8P5+TiLVWdq8aDWVZYVxMMIBHFudcWFgvNp+zsF4TyyxtoyKXiR&#10;g9Wy97PARNsnH+mR+UKEEXYJKii9bxIpXV6SQTe0DXHwrrY16INsC6lbfIZxU8tRFE2kwYoDocSG&#10;NiXlt+xuAjc+Vlmxtng4Ty5pnI4vdm/2Sg36XToH4anz3/CnvdMK/sYzeJ8JR0A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DQll0wQAAANwAAAAPAAAAAAAAAAAAAAAA&#10;AKECAABkcnMvZG93bnJldi54bWxQSwUGAAAAAAQABAD5AAAAjwMAAAAA&#10;">
                  <v:stroke startarrow="open" startarrowwidth="wide" endarrowwidth="wide"/>
                </v:shape>
                <v:shape id="Text Box 207" o:spid="_x0000_s1179" type="#_x0000_t202" style="position:absolute;left:8381;top:12468;width:19908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Ef2sQA&#10;AADcAAAADwAAAGRycy9kb3ducmV2LnhtbERPy2rCQBTdF/yH4Qrd1YnSFIlOQghIS2kXRjfurpmb&#10;B2bupJmppv36zqLg8nDe22wyvbjS6DrLCpaLCARxZXXHjYLjYfe0BuE8ssbeMin4IQdZOnvYYqLt&#10;jfd0LX0jQgi7BBW03g+JlK5qyaBb2IE4cLUdDfoAx0bqEW8h3PRyFUUv0mDHoaHFgYqWqkv5bRS8&#10;F7tP3J9XZv3bF68fdT58HU+xUo/zKd+A8DT5u/jf/aYVxM9hfjgTjo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xH9rEAAAA3AAAAA8AAAAAAAAAAAAAAAAAmAIAAGRycy9k&#10;b3ducmV2LnhtbFBLBQYAAAAABAAEAPUAAACJAwAAAAA=&#10;" filled="f" stroked="f" strokeweight=".5pt">
                  <v:textbox>
                    <w:txbxContent>
                      <w:p w14:paraId="6EF2563C" w14:textId="4B86FBB4" w:rsidR="004A0D15" w:rsidRPr="00327C0A" w:rsidRDefault="004A0D15" w:rsidP="00327C0A">
                        <w:pPr>
                          <w:pStyle w:val="TextBox"/>
                          <w:rPr>
                            <w:lang w:val="sr-Cyrl-RS"/>
                          </w:rPr>
                        </w:pPr>
                        <w:r>
                          <w:rPr>
                            <w:lang w:val="sr-Latn-RS"/>
                          </w:rPr>
                          <w:t>TemeUForumu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8842643" w14:textId="77777777" w:rsidR="00327C0A" w:rsidRPr="005954D6" w:rsidRDefault="00327C0A" w:rsidP="004D5E36">
      <w:pPr>
        <w:pStyle w:val="ProList"/>
        <w:rPr>
          <w:lang w:val="sr-Cyrl-RS"/>
        </w:rPr>
      </w:pPr>
    </w:p>
    <w:p w14:paraId="0CE09988" w14:textId="77777777" w:rsidR="004D5E36" w:rsidRPr="005954D6" w:rsidRDefault="004D5E36" w:rsidP="004D5E36">
      <w:pPr>
        <w:pStyle w:val="3"/>
        <w:rPr>
          <w:lang w:val="sr-Cyrl-RS"/>
        </w:rPr>
      </w:pPr>
      <w:bookmarkStart w:id="53" w:name="_Toc456162708"/>
      <w:r w:rsidRPr="005954D6">
        <w:rPr>
          <w:lang w:val="sr-Cyrl-RS"/>
        </w:rPr>
        <w:t>ДС 6: Промена сортирања форума</w:t>
      </w:r>
      <w:bookmarkEnd w:id="53"/>
    </w:p>
    <w:p w14:paraId="1F6EB619" w14:textId="77777777" w:rsidR="004D5E36" w:rsidRPr="005954D6" w:rsidRDefault="004D5E36" w:rsidP="004D5E36">
      <w:pPr>
        <w:pStyle w:val="ProList"/>
        <w:rPr>
          <w:b/>
          <w:lang w:val="sr-Cyrl-RS"/>
        </w:rPr>
      </w:pPr>
      <w:r w:rsidRPr="005954D6">
        <w:rPr>
          <w:b/>
          <w:lang w:val="sr-Cyrl-RS"/>
        </w:rPr>
        <w:t>Назив СК:</w:t>
      </w:r>
      <w:r w:rsidRPr="005954D6">
        <w:rPr>
          <w:b/>
          <w:lang w:val="sr-Cyrl-RS"/>
        </w:rPr>
        <w:tab/>
      </w:r>
      <w:r w:rsidRPr="005954D6">
        <w:rPr>
          <w:lang w:val="sr-Cyrl-RS"/>
        </w:rPr>
        <w:t>Брисање форума</w:t>
      </w:r>
    </w:p>
    <w:p w14:paraId="754C9FB1" w14:textId="77777777" w:rsidR="004D5E36" w:rsidRPr="005954D6" w:rsidRDefault="004D5E36" w:rsidP="004D5E36">
      <w:pPr>
        <w:rPr>
          <w:b/>
          <w:lang w:val="sr-Cyrl-RS"/>
        </w:rPr>
      </w:pPr>
      <w:r w:rsidRPr="005954D6">
        <w:rPr>
          <w:b/>
          <w:lang w:val="sr-Cyrl-RS"/>
        </w:rPr>
        <w:t>Основни сценарио СК:</w:t>
      </w:r>
    </w:p>
    <w:p w14:paraId="17973580" w14:textId="522CEEF7" w:rsidR="004D5E36" w:rsidRPr="005954D6" w:rsidRDefault="004D5E36" w:rsidP="00A60A85">
      <w:pPr>
        <w:pStyle w:val="a"/>
        <w:numPr>
          <w:ilvl w:val="0"/>
          <w:numId w:val="23"/>
        </w:numPr>
        <w:rPr>
          <w:lang w:val="sr-Cyrl-RS"/>
        </w:rPr>
      </w:pPr>
      <w:r w:rsidRPr="005954D6">
        <w:rPr>
          <w:b/>
          <w:lang w:val="sr-Cyrl-RS"/>
        </w:rPr>
        <w:t>Корисник</w:t>
      </w:r>
      <w:r w:rsidR="005B2A98" w:rsidRPr="005954D6">
        <w:rPr>
          <w:b/>
          <w:lang w:val="sr-Cyrl-RS"/>
        </w:rPr>
        <w:t xml:space="preserve"> </w:t>
      </w:r>
      <w:r w:rsidRPr="005954D6">
        <w:rPr>
          <w:u w:val="single"/>
          <w:lang w:val="sr-Cyrl-RS"/>
        </w:rPr>
        <w:t>позива</w:t>
      </w:r>
      <w:r w:rsidR="005B2A98" w:rsidRPr="005954D6">
        <w:rPr>
          <w:u w:val="single"/>
          <w:lang w:val="sr-Cyrl-RS"/>
        </w:rPr>
        <w:t xml:space="preserve"> </w:t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да промени позицију изабраног форума или групе у листи. (АПСО)</w:t>
      </w:r>
    </w:p>
    <w:p w14:paraId="397A674D" w14:textId="77777777" w:rsidR="005B2A98" w:rsidRPr="005954D6" w:rsidRDefault="005B2A98" w:rsidP="005B2A98">
      <w:pPr>
        <w:pStyle w:val="a"/>
        <w:numPr>
          <w:ilvl w:val="0"/>
          <w:numId w:val="23"/>
        </w:numPr>
        <w:rPr>
          <w:lang w:val="sr-Cyrl-RS"/>
        </w:rPr>
      </w:pPr>
      <w:r w:rsidRPr="005954D6">
        <w:rPr>
          <w:b/>
          <w:lang w:val="sr-Cyrl-RS"/>
        </w:rPr>
        <w:t xml:space="preserve">Систем </w:t>
      </w:r>
      <w:r w:rsidRPr="005954D6">
        <w:rPr>
          <w:u w:val="single"/>
          <w:lang w:val="sr-Cyrl-RS"/>
        </w:rPr>
        <w:t>враћа</w:t>
      </w:r>
      <w:r w:rsidRPr="005954D6">
        <w:rPr>
          <w:lang w:val="sr-Cyrl-RS"/>
        </w:rPr>
        <w:t xml:space="preserve"> листу форума у којој је форум који је померен заменио место у листи са форумом који је био изнад (испод) њега. (ИА)</w:t>
      </w:r>
    </w:p>
    <w:p w14:paraId="65B00F5A" w14:textId="01DB96EB" w:rsidR="00CE63D8" w:rsidRPr="005954D6" w:rsidRDefault="004A5673" w:rsidP="00CE63D8">
      <w:pPr>
        <w:jc w:val="center"/>
        <w:rPr>
          <w:lang w:val="sr-Cyrl-RS"/>
        </w:rPr>
      </w:pPr>
      <w:r w:rsidRPr="005954D6">
        <w:rPr>
          <w:rFonts w:eastAsia="Times New Roman" w:cs="Times New Roman"/>
          <w:noProof/>
          <w:lang w:val="sr-Cyrl-RS"/>
        </w:rPr>
        <w:lastRenderedPageBreak/>
        <mc:AlternateContent>
          <mc:Choice Requires="wpc">
            <w:drawing>
              <wp:inline distT="0" distB="0" distL="0" distR="0" wp14:anchorId="1F9CDB76" wp14:editId="733CE2F4">
                <wp:extent cx="3810000" cy="1860550"/>
                <wp:effectExtent l="0" t="0" r="0" b="0"/>
                <wp:docPr id="524" name="Подлога за цртање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28" name="Group 129"/>
                        <wpg:cNvGrpSpPr/>
                        <wpg:grpSpPr>
                          <a:xfrm>
                            <a:off x="18996" y="122672"/>
                            <a:ext cx="781050" cy="838474"/>
                            <a:chOff x="476250" y="160950"/>
                            <a:chExt cx="781050" cy="838474"/>
                          </a:xfrm>
                        </wpg:grpSpPr>
                        <wpg:grpSp>
                          <wpg:cNvPr id="130" name="Group 186"/>
                          <wpg:cNvGrpSpPr/>
                          <wpg:grpSpPr>
                            <a:xfrm>
                              <a:off x="703874" y="160950"/>
                              <a:ext cx="294059" cy="600349"/>
                              <a:chOff x="0" y="0"/>
                              <a:chExt cx="381813" cy="779211"/>
                            </a:xfrm>
                          </wpg:grpSpPr>
                          <wps:wsp>
                            <wps:cNvPr id="523" name="Oval 189"/>
                            <wps:cNvSpPr/>
                            <wps:spPr>
                              <a:xfrm>
                                <a:off x="95414" y="0"/>
                                <a:ext cx="198782" cy="198782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00E1ACF4" w14:textId="77777777" w:rsidR="004A0D15" w:rsidRDefault="004A0D15" w:rsidP="00CE63D8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6" name="Straight Connector 191"/>
                            <wps:cNvCnPr/>
                            <wps:spPr>
                              <a:xfrm flipH="1">
                                <a:off x="194419" y="198782"/>
                                <a:ext cx="386" cy="302133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8" name="Straight Connector 192"/>
                            <wps:cNvCnPr/>
                            <wps:spPr>
                              <a:xfrm flipH="1">
                                <a:off x="47706" y="500597"/>
                                <a:ext cx="146328" cy="278432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9" name="Straight Connector 195"/>
                            <wps:cNvCnPr/>
                            <wps:spPr>
                              <a:xfrm>
                                <a:off x="194627" y="500835"/>
                                <a:ext cx="186981" cy="278376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0" name="Straight Connector 202"/>
                            <wps:cNvCnPr/>
                            <wps:spPr>
                              <a:xfrm>
                                <a:off x="0" y="285865"/>
                                <a:ext cx="381813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  <wps:wsp>
                          <wps:cNvPr id="141" name="Text Box 15"/>
                          <wps:cNvSpPr txBox="1"/>
                          <wps:spPr>
                            <a:xfrm>
                              <a:off x="476250" y="723199"/>
                              <a:ext cx="781050" cy="2762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6E746279" w14:textId="77777777" w:rsidR="004A0D15" w:rsidRPr="00EF778F" w:rsidRDefault="004A0D15" w:rsidP="00CE63D8">
                                <w:pPr>
                                  <w:pStyle w:val="TextBox"/>
                                </w:pPr>
                                <w:r>
                                  <w:t>Корисник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42" name="Rectangle 131"/>
                        <wps:cNvSpPr/>
                        <wps:spPr>
                          <a:xfrm>
                            <a:off x="2676527" y="413312"/>
                            <a:ext cx="885824" cy="38010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55C21E51" w14:textId="77777777" w:rsidR="004A0D15" w:rsidRPr="00EF778F" w:rsidRDefault="004A0D15" w:rsidP="00CE63D8">
                              <w:pPr>
                                <w:pStyle w:val="TextBox"/>
                              </w:pPr>
                              <w:r>
                                <w:t>Систем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Rectangle 132"/>
                        <wps:cNvSpPr/>
                        <wps:spPr>
                          <a:xfrm>
                            <a:off x="357284" y="942975"/>
                            <a:ext cx="76547" cy="720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Straight Connector 134"/>
                        <wps:cNvCnPr/>
                        <wps:spPr>
                          <a:xfrm>
                            <a:off x="3133726" y="828675"/>
                            <a:ext cx="0" cy="82800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bodyPr/>
                      </wps:wsp>
                      <wps:wsp>
                        <wps:cNvPr id="145" name="Rectangle 204"/>
                        <wps:cNvSpPr/>
                        <wps:spPr>
                          <a:xfrm>
                            <a:off x="3095627" y="1143000"/>
                            <a:ext cx="76547" cy="396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Straight Arrow Connector 135"/>
                        <wps:cNvCnPr/>
                        <wps:spPr>
                          <a:xfrm>
                            <a:off x="433831" y="1162050"/>
                            <a:ext cx="26617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 w="lg" len="med"/>
                          </a:ln>
                          <a:effectLst/>
                        </wps:spPr>
                        <wps:bodyPr/>
                      </wps:wsp>
                      <wps:wsp>
                        <wps:cNvPr id="147" name="Text Box 137"/>
                        <wps:cNvSpPr txBox="1"/>
                        <wps:spPr>
                          <a:xfrm>
                            <a:off x="667910" y="932571"/>
                            <a:ext cx="2297926" cy="258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313165E7" w14:textId="14855B93" w:rsidR="004A0D15" w:rsidRPr="008D3BE3" w:rsidRDefault="004A0D15" w:rsidP="00CE63D8">
                              <w:pPr>
                                <w:pStyle w:val="TextBox"/>
                              </w:pPr>
                              <w:r>
                                <w:t>pomeriForum(forumID,smer)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Straight Arrow Connector 206"/>
                        <wps:cNvCnPr/>
                        <wps:spPr>
                          <a:xfrm>
                            <a:off x="433831" y="1476375"/>
                            <a:ext cx="26617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arrow" w="lg" len="med"/>
                            <a:tailEnd type="none" w="lg" len="med"/>
                          </a:ln>
                          <a:effectLst/>
                        </wps:spPr>
                        <wps:bodyPr/>
                      </wps:wsp>
                      <wps:wsp>
                        <wps:cNvPr id="149" name="Text Box 207"/>
                        <wps:cNvSpPr txBox="1"/>
                        <wps:spPr>
                          <a:xfrm>
                            <a:off x="838199" y="1246896"/>
                            <a:ext cx="1990726" cy="258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79B628C8" w14:textId="77777777" w:rsidR="004A0D15" w:rsidRPr="008D3BE3" w:rsidRDefault="004A0D15" w:rsidP="00CE63D8">
                              <w:pPr>
                                <w:pStyle w:val="TextBox"/>
                              </w:pPr>
                              <w:r>
                                <w:t>Forumi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F9CDB76" id="Подлога за цртање 79" o:spid="_x0000_s1180" editas="canvas" style="width:300pt;height:146.5pt;mso-position-horizontal-relative:char;mso-position-vertical-relative:line" coordsize="38100,18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">
                <v:shape id="_x0000_s1181" type="#_x0000_t75" style="position:absolute;width:38100;height:18605;visibility:visible;mso-wrap-style:square">
                  <v:fill o:detectmouseclick="t"/>
                  <v:path o:connecttype="none"/>
                </v:shape>
                <v:group id="Group 129" o:spid="_x0000_s1182" style="position:absolute;left:189;top:1226;width:7811;height:8385" coordorigin="4762,1609" coordsize="7810,8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fKOs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4HyjrFAAAA3AAA&#10;AA8AAAAAAAAAAAAAAAAAqgIAAGRycy9kb3ducmV2LnhtbFBLBQYAAAAABAAEAPoAAACcAwAAAAA=&#10;">
                  <v:group id="Group 186" o:spid="_x0000_s1183" style="position:absolute;left:7038;top:1609;width:2941;height:6003" coordsize="3818,77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hQ4c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WoUOHFAAAA3AAA&#10;AA8AAAAAAAAAAAAAAAAAqgIAAGRycy9kb3ducmV2LnhtbFBLBQYAAAAABAAEAPoAAACcAwAAAAA=&#10;">
                    <v:oval id="Oval 189" o:spid="_x0000_s1184" style="position:absolute;left:954;width:1987;height:19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2zBcgA&#10;AADcAAAADwAAAGRycy9kb3ducmV2LnhtbESPQWvCQBSE74L/YXmCF6mbKKYldZUSLPUk1ragt0f2&#10;NUmbfZtmtyb+e7cg9DjMzDfMct2bWpypdZVlBfE0AkGcW11xoeD97fnuAYTzyBpry6TgQg7Wq+Fg&#10;iam2Hb/S+eALESDsUlRQet+kUrq8JINuahvi4H3a1qAPsi2kbrELcFPLWRQl0mDFYaHEhrKS8u/D&#10;r1GQ7bLJ1/5n+5FsXk7JfbzrFvFxr9R41D89gvDU+//wrb3VChazOfydCUdAr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urbMFyAAAANwAAAAPAAAAAAAAAAAAAAAAAJgCAABk&#10;cnMvZG93bnJldi54bWxQSwUGAAAAAAQABAD1AAAAjQMAAAAA&#10;" fillcolor="window" strokecolor="windowText">
                      <v:textbox>
                        <w:txbxContent>
                          <w:p w14:paraId="00E1ACF4" w14:textId="77777777" w:rsidR="004A0D15" w:rsidRDefault="004A0D15" w:rsidP="00CE63D8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  <v:line id="Straight Connector 191" o:spid="_x0000_s1185" style="position:absolute;flip:x;visibility:visible;mso-wrap-style:square" from="1944,1987" to="1948,50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R288QAAADcAAAADwAAAGRycy9kb3ducmV2LnhtbERPTWsCMRC9F/wPYYReimZti+hqFBGE&#10;HrzUlhVv42bcLLuZrEmq23/fFAq9zeN9znLd21bcyIfasYLJOANBXDpdc6Xg82M3moEIEVlj65gU&#10;fFOA9WrwsMRcuzu/0+0QK5FCOOSowMTY5VKG0pDFMHYdceIuzluMCfpKao/3FG5b+ZxlU2mx5tRg&#10;sKOtobI5fFkFcrZ/uvrN+bUpmuNxboqy6E57pR6H/WYBIlIf/8V/7jed5r9M4feZdIFc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FHbzxAAAANwAAAAPAAAAAAAAAAAA&#10;AAAAAKECAABkcnMvZG93bnJldi54bWxQSwUGAAAAAAQABAD5AAAAkgMAAAAA&#10;"/>
                    <v:line id="Straight Connector 192" o:spid="_x0000_s1186" style="position:absolute;flip:x;visibility:visible;mso-wrap-style:square" from="477,5005" to="1940,77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8dHGscAAADcAAAADwAAAGRycy9kb3ducmV2LnhtbESPT2vDMAzF74N9B6PBLqN19ofSpXVL&#10;GQx26KXdSNlNjbU4JJYz22uzbz8dCrtJvKf3flquR9+rE8XUBjZwPy1AEdfBttwY+Hh/ncxBpYxs&#10;sQ9MBn4pwXp1fbXE0oYz7+i0z42SEE4lGnA5D6XWqXbkMU3DQCzaV4ges6yx0TbiWcJ9rx+KYqY9&#10;tiwNDgd6cVR3+x9vQM+3d99xc3zqqu5weHZVXQ2fW2Nub8bNAlSmMf+bL9dvVvAfhVaekQn06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/x0caxwAAANwAAAAPAAAAAAAA&#10;AAAAAAAAAKECAABkcnMvZG93bnJldi54bWxQSwUGAAAAAAQABAD5AAAAlQMAAAAA&#10;"/>
                    <v:line id="Straight Connector 195" o:spid="_x0000_s1187" style="position:absolute;visibility:visible;mso-wrap-style:square" from="1946,5008" to="3816,7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9j/sQAAADcAAAADwAAAGRycy9kb3ducmV2LnhtbERPS2vCQBC+C/6HZYTedGOFUFNXEUtB&#10;eyj1Ae1xzE6TaHY27G6T9N93C4K3+fies1j1phYtOV9ZVjCdJCCIc6srLhScjq/jJxA+IGusLZOC&#10;X/KwWg4HC8y07XhP7SEUIoawz1BBGUKTSenzkgz6iW2II/dtncEQoSukdtjFcFPLxyRJpcGKY0OJ&#10;DW1Kyq+HH6PgffaRtuvd27b/3KXn/GV//rp0TqmHUb9+BhGoD3fxzb3Vcf5sDv/PxAv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r2P+xAAAANwAAAAPAAAAAAAAAAAA&#10;AAAAAKECAABkcnMvZG93bnJldi54bWxQSwUGAAAAAAQABAD5AAAAkgMAAAAA&#10;"/>
                    <v:line id="Straight Connector 202" o:spid="_x0000_s1188" style="position:absolute;visibility:visible;mso-wrap-style:square" from="0,2858" to="3818,2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O5HscAAADcAAAADwAAAGRycy9kb3ducmV2LnhtbESPQUvDQBCF70L/wzIFb3ZTlSBpt6Uo&#10;QutBbBXscZodk9jsbNhdk/jvnYPQ2wzvzXvfLNeja1VPITaeDcxnGSji0tuGKwMf7883D6BiQrbY&#10;eiYDvxRhvZpcLbGwfuA99YdUKQnhWKCBOqWu0DqWNTmMM98Ri/blg8Mka6i0DThIuGv1bZbl2mHD&#10;0lBjR481lefDjzPweveW95vdy3b83OWn8ml/On4PwZjr6bhZgEo0pov5/3prBf9e8OUZmUCv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k7kexwAAANwAAAAPAAAAAAAA&#10;AAAAAAAAAKECAABkcnMvZG93bnJldi54bWxQSwUGAAAAAAQABAD5AAAAlQMAAAAA&#10;"/>
                  </v:group>
                  <v:shape id="Text Box 15" o:spid="_x0000_s1189" type="#_x0000_t202" style="position:absolute;left:4762;top:7231;width:7811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IWWMQA&#10;AADcAAAADwAAAGRycy9kb3ducmV2LnhtbERPS2vCQBC+F/wPywje6iZii6SuEgJSkfbg4+JtzI5J&#10;aHY2za5J7K/vFgre5uN7znI9mFp01LrKsoJ4GoEgzq2uuFBwOm6eFyCcR9ZYWyYFd3KwXo2elpho&#10;2/OeuoMvRAhhl6CC0vsmkdLlJRl0U9sQB+5qW4M+wLaQusU+hJtazqLoVRqsODSU2FBWUv51uBkF&#10;u2zzifvLzCx+6uz945o236fzi1KT8ZC+gfA0+If4373VYf48hr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yFljEAAAA3AAAAA8AAAAAAAAAAAAAAAAAmAIAAGRycy9k&#10;b3ducmV2LnhtbFBLBQYAAAAABAAEAPUAAACJAwAAAAA=&#10;" filled="f" stroked="f" strokeweight=".5pt">
                    <v:textbox>
                      <w:txbxContent>
                        <w:p w14:paraId="6E746279" w14:textId="77777777" w:rsidR="004A0D15" w:rsidRPr="00EF778F" w:rsidRDefault="004A0D15" w:rsidP="00CE63D8">
                          <w:pPr>
                            <w:pStyle w:val="TextBox"/>
                          </w:pPr>
                          <w:r>
                            <w:t>Корисник</w:t>
                          </w:r>
                        </w:p>
                      </w:txbxContent>
                    </v:textbox>
                  </v:shape>
                </v:group>
                <v:rect id="Rectangle 131" o:spid="_x0000_s1190" style="position:absolute;left:26765;top:4133;width:8858;height:38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BDL8AA&#10;AADcAAAADwAAAGRycy9kb3ducmV2LnhtbERPS4vCMBC+L/gfwgh7WdZUEVmqUeqCi1df97EZm2Iz&#10;KUms3X9vBMHbfHzPWax624iOfKgdKxiPMhDEpdM1VwqOh833D4gQkTU2jknBPwVYLQcfC8y1u/OO&#10;un2sRArhkKMCE2ObSxlKQxbDyLXEibs4bzEm6CupPd5TuG3kJMtm0mLNqcFgS7+Gyuv+ZhXEc2EO&#10;Y78ubsfyazc7/2266/qk1OewL+YgIvXxLX65tzrNn07g+Uy6QC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5BDL8AAAADcAAAADwAAAAAAAAAAAAAAAACYAgAAZHJzL2Rvd25y&#10;ZXYueG1sUEsFBgAAAAAEAAQA9QAAAIUDAAAAAA==&#10;" fillcolor="window" strokecolor="windowText" strokeweight=".5pt">
                  <v:textbox>
                    <w:txbxContent>
                      <w:p w14:paraId="55C21E51" w14:textId="77777777" w:rsidR="004A0D15" w:rsidRPr="00EF778F" w:rsidRDefault="004A0D15" w:rsidP="00CE63D8">
                        <w:pPr>
                          <w:pStyle w:val="TextBox"/>
                        </w:pPr>
                        <w:r>
                          <w:t>Систем</w:t>
                        </w:r>
                      </w:p>
                    </w:txbxContent>
                  </v:textbox>
                </v:rect>
                <v:rect id="Rectangle 132" o:spid="_x0000_s1191" style="position:absolute;left:3572;top:9429;width:766;height:7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zmtMEA&#10;AADcAAAADwAAAGRycy9kb3ducmV2LnhtbERPS4vCMBC+L/gfwgh7WdbUVWSpRqkLildf97EZm2Iz&#10;KUms3X9vFha8zcf3nMWqt43oyIfasYLxKANBXDpdc6XgdNx8foMIEVlj45gU/FKA1XLwtsBcuwfv&#10;qTvESqQQDjkqMDG2uZShNGQxjFxLnLir8xZjgr6S2uMjhdtGfmXZTFqsOTUYbOnHUHk73K2CeCnM&#10;cezXxf1Ufuxnl+2mu63PSr0P+2IOIlIfX+J/906n+dMJ/D2TLpDL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c5rTBAAAA3AAAAA8AAAAAAAAAAAAAAAAAmAIAAGRycy9kb3du&#10;cmV2LnhtbFBLBQYAAAAABAAEAPUAAACGAwAAAAA=&#10;" fillcolor="window" strokecolor="windowText" strokeweight=".5pt"/>
                <v:line id="Straight Connector 134" o:spid="_x0000_s1192" style="position:absolute;visibility:visible;mso-wrap-style:square" from="31337,8286" to="31337,165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JWGMMAAADcAAAADwAAAGRycy9kb3ducmV2LnhtbERPTWvCQBC9C/0PyxS8iNm0RCOpq7SF&#10;QntQNIrnITtNQrOzIbsm6b/vFgRv83ifs96OphE9da62rOApikEQF1bXXCo4nz7mKxDOI2tsLJOC&#10;X3Kw3TxM1phpO/CR+tyXIoSwy1BB5X2bSemKigy6yLbEgfu2nUEfYFdK3eEQwk0jn+N4KQ3WHBoq&#10;bOm9ouInvxoFTLNLuWu4NfGYfr0dLjJd7Hulpo/j6wsIT6O/i2/uTx3mJwn8PxMukJ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EiVhjDAAAA3AAAAA8AAAAAAAAAAAAA&#10;AAAAoQIAAGRycy9kb3ducmV2LnhtbFBLBQYAAAAABAAEAPkAAACRAwAAAAA=&#10;" strokeweight=".5pt">
                  <v:stroke dashstyle="dash"/>
                </v:line>
                <v:rect id="Rectangle 204" o:spid="_x0000_s1193" style="position:absolute;left:30956;top:11430;width:765;height:39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nbW8EA&#10;AADcAAAADwAAAGRycy9kb3ducmV2LnhtbERPS4vCMBC+L/gfwgh7WdbURWWpRqkLildf97EZm2Iz&#10;KUms3X9vFha8zcf3nMWqt43oyIfasYLxKANBXDpdc6XgdNx8foMIEVlj45gU/FKA1XLwtsBcuwfv&#10;qTvESqQQDjkqMDG2uZShNGQxjFxLnLir8xZjgr6S2uMjhdtGfmXZTFqsOTUYbOnHUHk73K2CeCnM&#10;cezXxf1Ufuxnl+2mu63PSr0P+2IOIlIfX+J/906n+ZMp/D2TLpDL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B521vBAAAA3AAAAA8AAAAAAAAAAAAAAAAAmAIAAGRycy9kb3du&#10;cmV2LnhtbFBLBQYAAAAABAAEAPUAAACGAwAAAAA=&#10;" fillcolor="window" strokecolor="windowText" strokeweight=".5pt"/>
                <v:shape id="Straight Arrow Connector 135" o:spid="_x0000_s1194" type="#_x0000_t32" style="position:absolute;left:4338;top:11620;width:2661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v0ocIAAADcAAAADwAAAGRycy9kb3ducmV2LnhtbERPTWvCQBC9F/wPywi91U2LiEZXKUKl&#10;vYhG8Txmx2xIdjZkt0n677uC4G0e73NWm8HWoqPWl44VvE8SEMS50yUXCs6nr7c5CB+QNdaOScEf&#10;edisRy8rTLXr+UhdFgoRQ9inqMCE0KRS+tyQRT9xDXHkbq61GCJsC6lb7GO4reVHksykxZJjg8GG&#10;tobyKvu1CqbdZf7Tm+Nlt9tvq7oqD3ZxPSj1Oh4+lyACDeEpfri/dZw/ncH9mXiBXP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Gv0ocIAAADcAAAADwAAAAAAAAAAAAAA&#10;AAChAgAAZHJzL2Rvd25yZXYueG1sUEsFBgAAAAAEAAQA+QAAAJADAAAAAA==&#10;">
                  <v:stroke endarrow="open" endarrowwidth="wide"/>
                </v:shape>
                <v:shape id="Text Box 137" o:spid="_x0000_s1195" type="#_x0000_t202" style="position:absolute;left:6679;top:9325;width:22979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crt8MA&#10;AADcAAAADwAAAGRycy9kb3ducmV2LnhtbERPS4vCMBC+L/gfwgje1lRZV6lGkYKsiHvwcfE2NmNb&#10;bCa1iVr99ZsFwdt8fM+ZzBpTihvVrrCsoNeNQBCnVhecKdjvFp8jEM4jaywtk4IHOZhNWx8TjLW9&#10;84ZuW5+JEMIuRgW591UspUtzMui6tiIO3MnWBn2AdSZ1jfcQbkrZj6JvabDg0JBjRUlO6Xl7NQpW&#10;yeIXN8e+GT3L5Gd9mleX/WGgVKfdzMcgPDX+LX65lzrM/xrC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crt8MAAADcAAAADwAAAAAAAAAAAAAAAACYAgAAZHJzL2Rv&#10;d25yZXYueG1sUEsFBgAAAAAEAAQA9QAAAIgDAAAAAA==&#10;" filled="f" stroked="f" strokeweight=".5pt">
                  <v:textbox>
                    <w:txbxContent>
                      <w:p w14:paraId="313165E7" w14:textId="14855B93" w:rsidR="004A0D15" w:rsidRPr="008D3BE3" w:rsidRDefault="004A0D15" w:rsidP="00CE63D8">
                        <w:pPr>
                          <w:pStyle w:val="TextBox"/>
                        </w:pPr>
                        <w:r>
                          <w:t>pomeriForum(forumID,smer)</w:t>
                        </w:r>
                      </w:p>
                    </w:txbxContent>
                  </v:textbox>
                </v:shape>
                <v:shape id="Straight Arrow Connector 206" o:spid="_x0000_s1196" type="#_x0000_t32" style="position:absolute;left:4338;top:14763;width:2661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4cji8IAAADcAAAADwAAAGRycy9kb3ducmV2LnhtbESPzYrCQAzH7wu+wxBhb+u07iJSHaUK&#10;guBerD5A7MS22MmUzqj17c1hYW8J+X/8slwPrlUP6kPj2UA6SUARl942XBk4n3Zfc1AhIltsPZOB&#10;FwVYr0YfS8ysf/KRHkWslIRwyNBAHWOXaR3KmhyGie+I5Xb1vcMoa19p2+NTwl2rp0ky0w4bloYa&#10;O9rWVN6Ku5Pe9NgU1cbj73l2ydP8++IP7mDM53jIF6AiDfFf/OfeW8H/EVp5RibQq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4cji8IAAADcAAAADwAAAAAAAAAAAAAA&#10;AAChAgAAZHJzL2Rvd25yZXYueG1sUEsFBgAAAAAEAAQA+QAAAJADAAAAAA==&#10;">
                  <v:stroke startarrow="open" startarrowwidth="wide" endarrowwidth="wide"/>
                </v:shape>
                <v:shape id="Text Box 207" o:spid="_x0000_s1197" type="#_x0000_t202" style="position:absolute;left:8381;top:12468;width:19908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QaXsMA&#10;AADcAAAADwAAAGRycy9kb3ducmV2LnhtbERPS4vCMBC+L/gfwgje1lRZF61GkYKsiHvwcfE2NmNb&#10;bCa1iVr99ZsFwdt8fM+ZzBpTihvVrrCsoNeNQBCnVhecKdjvFp9DEM4jaywtk4IHOZhNWx8TjLW9&#10;84ZuW5+JEMIuRgW591UspUtzMui6tiIO3MnWBn2AdSZ1jfcQbkrZj6JvabDg0JBjRUlO6Xl7NQpW&#10;yeIXN8e+GT7L5Gd9mleX/WGgVKfdzMcgPDX+LX65lzrM/xrB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sQaXsMAAADcAAAADwAAAAAAAAAAAAAAAACYAgAAZHJzL2Rv&#10;d25yZXYueG1sUEsFBgAAAAAEAAQA9QAAAIgDAAAAAA==&#10;" filled="f" stroked="f" strokeweight=".5pt">
                  <v:textbox>
                    <w:txbxContent>
                      <w:p w14:paraId="79B628C8" w14:textId="77777777" w:rsidR="004A0D15" w:rsidRPr="008D3BE3" w:rsidRDefault="004A0D15" w:rsidP="00CE63D8">
                        <w:pPr>
                          <w:pStyle w:val="TextBox"/>
                        </w:pPr>
                        <w:r>
                          <w:t>Forumi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26BF56A" w14:textId="77777777" w:rsidR="004D5E36" w:rsidRPr="005954D6" w:rsidRDefault="004D5E36" w:rsidP="004D5E36">
      <w:pPr>
        <w:pStyle w:val="ProList"/>
        <w:rPr>
          <w:lang w:val="sr-Cyrl-RS"/>
        </w:rPr>
      </w:pPr>
    </w:p>
    <w:p w14:paraId="02B29C9B" w14:textId="77777777" w:rsidR="004D5E36" w:rsidRPr="005954D6" w:rsidRDefault="004D5E36" w:rsidP="004D5E36">
      <w:pPr>
        <w:pStyle w:val="3"/>
        <w:rPr>
          <w:lang w:val="sr-Cyrl-RS"/>
        </w:rPr>
      </w:pPr>
      <w:bookmarkStart w:id="54" w:name="_Toc456162709"/>
      <w:r w:rsidRPr="005954D6">
        <w:rPr>
          <w:lang w:val="sr-Cyrl-RS"/>
        </w:rPr>
        <w:t>ДС 7: Регистрација корисника</w:t>
      </w:r>
      <w:bookmarkEnd w:id="54"/>
    </w:p>
    <w:p w14:paraId="192EA986" w14:textId="77777777" w:rsidR="004D5E36" w:rsidRPr="005954D6" w:rsidRDefault="004D5E36" w:rsidP="004D5E36">
      <w:pPr>
        <w:rPr>
          <w:b/>
          <w:lang w:val="sr-Cyrl-RS"/>
        </w:rPr>
      </w:pPr>
      <w:r w:rsidRPr="005954D6">
        <w:rPr>
          <w:b/>
          <w:lang w:val="sr-Cyrl-RS"/>
        </w:rPr>
        <w:t>Основни сценарио СК:</w:t>
      </w:r>
    </w:p>
    <w:p w14:paraId="2E2A4188" w14:textId="77777777" w:rsidR="004D5E36" w:rsidRPr="005954D6" w:rsidRDefault="004D5E36" w:rsidP="00A60A85">
      <w:pPr>
        <w:pStyle w:val="a"/>
        <w:numPr>
          <w:ilvl w:val="0"/>
          <w:numId w:val="24"/>
        </w:numPr>
        <w:rPr>
          <w:lang w:val="sr-Cyrl-RS"/>
        </w:rPr>
      </w:pPr>
      <w:r w:rsidRPr="005954D6">
        <w:rPr>
          <w:b/>
          <w:lang w:val="sr-Cyrl-RS"/>
        </w:rPr>
        <w:t xml:space="preserve">Корисник </w:t>
      </w:r>
      <w:r w:rsidRPr="005954D6">
        <w:rPr>
          <w:lang w:val="sr-Cyrl-RS"/>
        </w:rPr>
        <w:t>позива систем да направи нови кориснички налог. (АПСО)</w:t>
      </w:r>
    </w:p>
    <w:p w14:paraId="6B7DAFD6" w14:textId="77777777" w:rsidR="00C20761" w:rsidRPr="005954D6" w:rsidRDefault="00C20761" w:rsidP="00C20761">
      <w:pPr>
        <w:pStyle w:val="a"/>
        <w:numPr>
          <w:ilvl w:val="0"/>
          <w:numId w:val="24"/>
        </w:numPr>
        <w:rPr>
          <w:lang w:val="sr-Cyrl-RS"/>
        </w:rPr>
      </w:pPr>
      <w:r w:rsidRPr="005954D6">
        <w:rPr>
          <w:b/>
          <w:lang w:val="sr-Cyrl-RS"/>
        </w:rPr>
        <w:t xml:space="preserve">Систем </w:t>
      </w:r>
      <w:r w:rsidRPr="005954D6">
        <w:rPr>
          <w:u w:val="single"/>
          <w:lang w:val="sr-Cyrl-RS"/>
        </w:rPr>
        <w:t>враћа</w:t>
      </w:r>
      <w:r w:rsidRPr="005954D6">
        <w:rPr>
          <w:lang w:val="sr-Cyrl-RS"/>
        </w:rPr>
        <w:t xml:space="preserve"> приказ листе свих форума, са индикацијом да је корисник улогован. (ИА)</w:t>
      </w:r>
    </w:p>
    <w:p w14:paraId="550CD2E5" w14:textId="0726AED4" w:rsidR="00057B65" w:rsidRPr="005954D6" w:rsidRDefault="004A5673" w:rsidP="00057B65">
      <w:pPr>
        <w:jc w:val="center"/>
        <w:rPr>
          <w:lang w:val="sr-Cyrl-RS"/>
        </w:rPr>
      </w:pPr>
      <w:r w:rsidRPr="005954D6">
        <w:rPr>
          <w:rFonts w:eastAsia="Times New Roman" w:cs="Times New Roman"/>
          <w:noProof/>
          <w:lang w:val="sr-Cyrl-RS"/>
        </w:rPr>
        <mc:AlternateContent>
          <mc:Choice Requires="wpc">
            <w:drawing>
              <wp:inline distT="0" distB="0" distL="0" distR="0" wp14:anchorId="7F410F36" wp14:editId="23FEF5C1">
                <wp:extent cx="3810000" cy="1860550"/>
                <wp:effectExtent l="0" t="0" r="0" b="0"/>
                <wp:docPr id="522" name="Подлога за цртање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22" name="Group 129"/>
                        <wpg:cNvGrpSpPr/>
                        <wpg:grpSpPr>
                          <a:xfrm>
                            <a:off x="18996" y="122672"/>
                            <a:ext cx="781050" cy="838474"/>
                            <a:chOff x="476250" y="160950"/>
                            <a:chExt cx="781050" cy="838474"/>
                          </a:xfrm>
                        </wpg:grpSpPr>
                        <wpg:grpSp>
                          <wpg:cNvPr id="123" name="Group 186"/>
                          <wpg:cNvGrpSpPr/>
                          <wpg:grpSpPr>
                            <a:xfrm>
                              <a:off x="703874" y="160950"/>
                              <a:ext cx="294059" cy="600349"/>
                              <a:chOff x="0" y="0"/>
                              <a:chExt cx="381813" cy="779211"/>
                            </a:xfrm>
                          </wpg:grpSpPr>
                          <wps:wsp>
                            <wps:cNvPr id="124" name="Oval 189"/>
                            <wps:cNvSpPr/>
                            <wps:spPr>
                              <a:xfrm>
                                <a:off x="95414" y="0"/>
                                <a:ext cx="198782" cy="198782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3F46BCBD" w14:textId="77777777" w:rsidR="004A0D15" w:rsidRDefault="004A0D15" w:rsidP="00057B65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5" name="Straight Connector 191"/>
                            <wps:cNvCnPr/>
                            <wps:spPr>
                              <a:xfrm flipH="1">
                                <a:off x="194419" y="198782"/>
                                <a:ext cx="386" cy="302133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26" name="Straight Connector 192"/>
                            <wps:cNvCnPr/>
                            <wps:spPr>
                              <a:xfrm flipH="1">
                                <a:off x="47706" y="500597"/>
                                <a:ext cx="146328" cy="278432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27" name="Straight Connector 195"/>
                            <wps:cNvCnPr/>
                            <wps:spPr>
                              <a:xfrm>
                                <a:off x="194627" y="500835"/>
                                <a:ext cx="186981" cy="278376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512" name="Straight Connector 202"/>
                            <wps:cNvCnPr/>
                            <wps:spPr>
                              <a:xfrm>
                                <a:off x="0" y="285865"/>
                                <a:ext cx="381813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  <wps:wsp>
                          <wps:cNvPr id="513" name="Text Box 15"/>
                          <wps:cNvSpPr txBox="1"/>
                          <wps:spPr>
                            <a:xfrm>
                              <a:off x="476250" y="723199"/>
                              <a:ext cx="781050" cy="2762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3DA85E11" w14:textId="77777777" w:rsidR="004A0D15" w:rsidRPr="00EF778F" w:rsidRDefault="004A0D15" w:rsidP="00057B65">
                                <w:pPr>
                                  <w:pStyle w:val="TextBox"/>
                                </w:pPr>
                                <w:r>
                                  <w:t>Корисник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14" name="Rectangle 131"/>
                        <wps:cNvSpPr/>
                        <wps:spPr>
                          <a:xfrm>
                            <a:off x="2676527" y="413312"/>
                            <a:ext cx="885824" cy="38010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0E4ACAB1" w14:textId="77777777" w:rsidR="004A0D15" w:rsidRPr="00EF778F" w:rsidRDefault="004A0D15" w:rsidP="00057B65">
                              <w:pPr>
                                <w:pStyle w:val="TextBox"/>
                              </w:pPr>
                              <w:r>
                                <w:t>Систем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Rectangle 132"/>
                        <wps:cNvSpPr/>
                        <wps:spPr>
                          <a:xfrm>
                            <a:off x="357284" y="942975"/>
                            <a:ext cx="76547" cy="720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Straight Connector 134"/>
                        <wps:cNvCnPr/>
                        <wps:spPr>
                          <a:xfrm>
                            <a:off x="3133726" y="828675"/>
                            <a:ext cx="0" cy="82800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bodyPr/>
                      </wps:wsp>
                      <wps:wsp>
                        <wps:cNvPr id="517" name="Rectangle 204"/>
                        <wps:cNvSpPr/>
                        <wps:spPr>
                          <a:xfrm>
                            <a:off x="3095627" y="1143000"/>
                            <a:ext cx="76547" cy="396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Straight Arrow Connector 135"/>
                        <wps:cNvCnPr/>
                        <wps:spPr>
                          <a:xfrm>
                            <a:off x="433831" y="1162050"/>
                            <a:ext cx="26617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 w="lg" len="med"/>
                          </a:ln>
                          <a:effectLst/>
                        </wps:spPr>
                        <wps:bodyPr/>
                      </wps:wsp>
                      <wps:wsp>
                        <wps:cNvPr id="519" name="Text Box 137"/>
                        <wps:cNvSpPr txBox="1"/>
                        <wps:spPr>
                          <a:xfrm>
                            <a:off x="667910" y="932571"/>
                            <a:ext cx="2297926" cy="258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73C8CFC9" w14:textId="77777777" w:rsidR="004A0D15" w:rsidRPr="008D3BE3" w:rsidRDefault="004A0D15" w:rsidP="00057B65">
                              <w:pPr>
                                <w:pStyle w:val="TextBox"/>
                              </w:pPr>
                              <w:r>
                                <w:t>registrujKorisnika(ime,sifra)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Straight Arrow Connector 206"/>
                        <wps:cNvCnPr/>
                        <wps:spPr>
                          <a:xfrm>
                            <a:off x="433831" y="1476375"/>
                            <a:ext cx="26617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arrow" w="lg" len="med"/>
                            <a:tailEnd type="none" w="lg" len="med"/>
                          </a:ln>
                          <a:effectLst/>
                        </wps:spPr>
                        <wps:bodyPr/>
                      </wps:wsp>
                      <wps:wsp>
                        <wps:cNvPr id="521" name="Text Box 207"/>
                        <wps:cNvSpPr txBox="1"/>
                        <wps:spPr>
                          <a:xfrm>
                            <a:off x="838199" y="1246896"/>
                            <a:ext cx="1990726" cy="258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7983F5B6" w14:textId="77777777" w:rsidR="004A0D15" w:rsidRPr="008D3BE3" w:rsidRDefault="004A0D15" w:rsidP="00057B65">
                              <w:pPr>
                                <w:pStyle w:val="TextBox"/>
                              </w:pPr>
                              <w:r>
                                <w:t>Forumi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F410F36" id="Подлога за цртање 97" o:spid="_x0000_s1198" editas="canvas" style="width:300pt;height:146.5pt;mso-position-horizontal-relative:char;mso-position-vertical-relative:line" coordsize="38100,18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">
                <v:shape id="_x0000_s1199" type="#_x0000_t75" style="position:absolute;width:38100;height:18605;visibility:visible;mso-wrap-style:square">
                  <v:fill o:detectmouseclick="t"/>
                  <v:path o:connecttype="none"/>
                </v:shape>
                <v:group id="Group 129" o:spid="_x0000_s1200" style="position:absolute;left:189;top:1226;width:7811;height:8385" coordorigin="4762,1609" coordsize="7810,8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+/90MQAAADcAAAA&#10;DwAAAAAAAAAAAAAAAACqAgAAZHJzL2Rvd25yZXYueG1sUEsFBgAAAAAEAAQA+gAAAJsDAAAAAA==&#10;">
                  <v:group id="Group 186" o:spid="_x0000_s1201" style="position:absolute;left:7038;top:1609;width:2941;height:6003" coordsize="3818,77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NYS8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Nof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CjWEvCAAAA3AAAAA8A&#10;AAAAAAAAAAAAAAAAqgIAAGRycy9kb3ducmV2LnhtbFBLBQYAAAAABAAEAPoAAACZAwAAAAA=&#10;">
                    <v:oval id="Oval 189" o:spid="_x0000_s1202" style="position:absolute;left:954;width:1987;height:19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uHaMYA&#10;AADcAAAADwAAAGRycy9kb3ducmV2LnhtbERPTWvCQBC9C/0PywhepG4iNS3RVSRU6kmsbaHehuyY&#10;pGZn0+zWxH/vFgq9zeN9zmLVm1pcqHWVZQXxJAJBnFtdcaHg/W1z/wTCeWSNtWVScCUHq+XdYIGp&#10;th2/0uXgCxFC2KWooPS+SaV0eUkG3cQ2xIE72dagD7AtpG6xC+GmltMoSqTBikNDiQ1lJeXnw49R&#10;kO2y8df+e/uRPL8ck8d4183iz71So2G/noPw1Pt/8Z97q8P86QP8PhMu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suHaMYAAADcAAAADwAAAAAAAAAAAAAAAACYAgAAZHJz&#10;L2Rvd25yZXYueG1sUEsFBgAAAAAEAAQA9QAAAIsDAAAAAA==&#10;" fillcolor="window" strokecolor="windowText">
                      <v:textbox>
                        <w:txbxContent>
                          <w:p w14:paraId="3F46BCBD" w14:textId="77777777" w:rsidR="004A0D15" w:rsidRDefault="004A0D15" w:rsidP="00057B65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  <v:line id="Straight Connector 191" o:spid="_x0000_s1203" style="position:absolute;flip:x;visibility:visible;mso-wrap-style:square" from="1944,1987" to="1948,50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9+WcQAAADcAAAADwAAAGRycy9kb3ducmV2LnhtbERPS2sCMRC+C/6HMIVeSs0qbbFbo4hQ&#10;8ODFByu9TTfTzbKbyZpE3f57Uyh4m4/vObNFb1txIR9qxwrGowwEcel0zZWCw/7zeQoiRGSNrWNS&#10;8EsBFvPhYIa5dlfe0mUXK5FCOOSowMTY5VKG0pDFMHIdceJ+nLcYE/SV1B6vKdy2cpJlb9JizanB&#10;YEcrQ2WzO1sFcrp5Ovnl90tTNMfjuynKovvaKPX40C8/QETq4138717rNH/yCn/PpAvk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H35ZxAAAANwAAAAPAAAAAAAAAAAA&#10;AAAAAKECAABkcnMvZG93bnJldi54bWxQSwUGAAAAAAQABAD5AAAAkgMAAAAA&#10;"/>
                    <v:line id="Straight Connector 192" o:spid="_x0000_s1204" style="position:absolute;flip:x;visibility:visible;mso-wrap-style:square" from="477,5005" to="1940,77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M3gLsQAAADcAAAADwAAAGRycy9kb3ducmV2LnhtbERPTWsCMRC9F/ofwhR6KZqtFNHVKCIU&#10;evBSLSvexs24WXYzWZNUt//eCEJv83ifM1/2thUX8qF2rOB9mIEgLp2uuVLws/scTECEiKyxdUwK&#10;/ijAcvH8NMdcuyt/02UbK5FCOOSowMTY5VKG0pDFMHQdceJOzluMCfpKao/XFG5bOcqysbRYc2ow&#10;2NHaUNlsf60COdm8nf3q+NEUzX4/NUVZdIeNUq8v/WoGIlIf/8UP95dO80djuD+TLp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zeAuxAAAANwAAAAPAAAAAAAAAAAA&#10;AAAAAKECAABkcnMvZG93bnJldi54bWxQSwUGAAAAAAQABAD5AAAAkgMAAAAA&#10;"/>
                    <v:line id="Straight Connector 195" o:spid="_x0000_s1205" style="position:absolute;visibility:visible;mso-wrap-style:square" from="1946,5008" to="3816,7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XEysQAAADcAAAADwAAAGRycy9kb3ducmV2LnhtbERPTWvCQBC9F/wPywi91U0txJK6iiiC&#10;9iBqC+1xzE6T1Oxs2N0m8d+7gtDbPN7nTOe9qUVLzleWFTyPEhDEudUVFwo+P9ZPryB8QNZYWyYF&#10;F/Iwnw0epphp2/GB2mMoRAxhn6GCMoQmk9LnJRn0I9sQR+7HOoMhQldI7bCL4aaW4yRJpcGKY0OJ&#10;DS1Lys/HP6Ng97JP28X2fdN/bdNTvjqcvn87p9TjsF+8gQjUh3/x3b3Rcf54Ardn4gVyd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pcTKxAAAANwAAAAPAAAAAAAAAAAA&#10;AAAAAKECAABkcnMvZG93bnJldi54bWxQSwUGAAAAAAQABAD5AAAAkgMAAAAA&#10;"/>
                    <v:line id="Straight Connector 202" o:spid="_x0000_s1206" style="position:absolute;visibility:visible;mso-wrap-style:square" from="0,2858" to="3818,2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EB9scAAADcAAAADwAAAGRycy9kb3ducmV2LnhtbESPT2vCQBTE70K/w/IK3nSj0iCpq0hL&#10;QXsQ/xTa4zP7TGKzb8PuNkm/vSsUehxm5jfMYtWbWrTkfGVZwWScgCDOra64UPBxehvNQfiArLG2&#10;TAp+ycNq+TBYYKZtxwdqj6EQEcI+QwVlCE0mpc9LMujHtiGO3sU6gyFKV0jtsItwU8tpkqTSYMVx&#10;ocSGXkrKv48/RsFutk/b9fZ9039u03P+ejh/XTun1PCxXz+DCNSH//Bfe6MVPE2mcD8Tj4Bc3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MQH2xwAAANwAAAAPAAAAAAAA&#10;AAAAAAAAAKECAABkcnMvZG93bnJldi54bWxQSwUGAAAAAAQABAD5AAAAlQMAAAAA&#10;"/>
                  </v:group>
                  <v:shape id="Text Box 15" o:spid="_x0000_s1207" type="#_x0000_t202" style="position:absolute;left:4762;top:7231;width:7811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CusMcA&#10;AADcAAAADwAAAGRycy9kb3ducmV2LnhtbESPQWvCQBSE74X+h+UJvdVNLEpIXUMIBEtpD1ovvb1m&#10;n0kw+zbNrpr6692C4HGYmW+YZTaaTpxocK1lBfE0AkFcWd1yrWD3VT4nIJxH1thZJgV/5CBbPT4s&#10;MdX2zBs6bX0tAoRdigoa7/tUSlc1ZNBNbU8cvL0dDPogh1rqAc8Bbjo5i6KFNNhyWGiwp6Kh6rA9&#10;GgXvRfmJm5+ZSS5dsf7Y5/3v7nuu1NNkzF9BeBr9PXxrv2kF8/gF/s+EI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cQrrDHAAAA3AAAAA8AAAAAAAAAAAAAAAAAmAIAAGRy&#10;cy9kb3ducmV2LnhtbFBLBQYAAAAABAAEAPUAAACMAwAAAAA=&#10;" filled="f" stroked="f" strokeweight=".5pt">
                    <v:textbox>
                      <w:txbxContent>
                        <w:p w14:paraId="3DA85E11" w14:textId="77777777" w:rsidR="004A0D15" w:rsidRPr="00EF778F" w:rsidRDefault="004A0D15" w:rsidP="00057B65">
                          <w:pPr>
                            <w:pStyle w:val="TextBox"/>
                          </w:pPr>
                          <w:r>
                            <w:t>Корисник</w:t>
                          </w:r>
                        </w:p>
                      </w:txbxContent>
                    </v:textbox>
                  </v:shape>
                </v:group>
                <v:rect id="Rectangle 131" o:spid="_x0000_s1208" style="position:absolute;left:26765;top:4133;width:8858;height:38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n9xMMA&#10;AADcAAAADwAAAGRycy9kb3ducmV2LnhtbESPT2sCMRTE74V+h/AKXopmt1SRrVHWgqVX/92fm9fN&#10;4uZlSeK6fvtGEDwOM/MbZrEabCt68qFxrCCfZCCIK6cbrhUc9pvxHESIyBpbx6TgRgFWy9eXBRba&#10;XXlL/S7WIkE4FKjAxNgVUobKkMUwcR1x8v6ctxiT9LXUHq8Jblv5kWUzabHhtGCwo29D1Xl3sQri&#10;qTT73K/Ly6F6385OP5v+vD4qNXobyi8QkYb4DD/av1rBNP+E+5l0BO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wn9xMMAAADcAAAADwAAAAAAAAAAAAAAAACYAgAAZHJzL2Rv&#10;d25yZXYueG1sUEsFBgAAAAAEAAQA9QAAAIgDAAAAAA==&#10;" fillcolor="window" strokecolor="windowText" strokeweight=".5pt">
                  <v:textbox>
                    <w:txbxContent>
                      <w:p w14:paraId="0E4ACAB1" w14:textId="77777777" w:rsidR="004A0D15" w:rsidRPr="00EF778F" w:rsidRDefault="004A0D15" w:rsidP="00057B65">
                        <w:pPr>
                          <w:pStyle w:val="TextBox"/>
                        </w:pPr>
                        <w:r>
                          <w:t>Систем</w:t>
                        </w:r>
                      </w:p>
                    </w:txbxContent>
                  </v:textbox>
                </v:rect>
                <v:rect id="Rectangle 132" o:spid="_x0000_s1209" style="position:absolute;left:3572;top:9429;width:766;height:7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VYX8QA&#10;AADcAAAADwAAAGRycy9kb3ducmV2LnhtbESPwWrDMBBE74X+g9hCL6WWXUgobpTgFFJ6TeLcN9bW&#10;MrZWRlIc9++rQiDHYWbeMKvNbAcxkQ+dYwVFloMgbpzuuFVQH3ev7yBCRNY4OCYFvxRgs358WGGp&#10;3ZX3NB1iKxKEQ4kKTIxjKWVoDFkMmRuJk/fjvMWYpG+l9nhNcDvItzxfSosdpwWDI30aavrDxSqI&#10;58ocC7+tLnXzsl+ev3ZTvz0p9fw0Vx8gIs3xHr61v7WCRbGA/zPpCM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FWF/EAAAA3AAAAA8AAAAAAAAAAAAAAAAAmAIAAGRycy9k&#10;b3ducmV2LnhtbFBLBQYAAAAABAAEAPUAAACJAwAAAAA=&#10;" fillcolor="window" strokecolor="windowText" strokeweight=".5pt"/>
                <v:line id="Straight Connector 134" o:spid="_x0000_s1210" style="position:absolute;visibility:visible;mso-wrap-style:square" from="31337,8286" to="31337,165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Du8MMAAADcAAAADwAAAGRycy9kb3ducmV2LnhtbESPQYvCMBSE78L+h/AWvMiaKqhLbSq7&#10;gqAHxXXF86N5tsXmpTSx1n9vBMHjMDPfMMmiM5VoqXGlZQWjYQSCOLO65FzB8X/19Q3CeWSNlWVS&#10;cCcHi/Sjl2Cs7Y3/qD34XAQIuxgVFN7XsZQuK8igG9qaOHhn2xj0QTa51A3eAtxUchxFU2mw5LBQ&#10;YE3LgrLL4WoUMA1O+bbi2kTdbPO7P8nZZNcq1f/sfuYgPHX+HX6111rBZDSF55lwBGT6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aA7vDDAAAA3AAAAA8AAAAAAAAAAAAA&#10;AAAAoQIAAGRycy9kb3ducmV2LnhtbFBLBQYAAAAABAAEAPkAAACRAwAAAAA=&#10;" strokeweight=".5pt">
                  <v:stroke dashstyle="dash"/>
                </v:line>
                <v:rect id="Rectangle 204" o:spid="_x0000_s1211" style="position:absolute;left:30956;top:11430;width:765;height:39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9tjs8QA&#10;AADcAAAADwAAAGRycy9kb3ducmV2LnhtbESPT2sCMRTE74V+h/CEXopmt1Atq1HWgsWrf3p/bp6b&#10;xc3LksR1++1NQfA4zMxvmMVqsK3oyYfGsYJ8koEgrpxuuFZwPGzGXyBCRNbYOiYFfxRgtXx9WWCh&#10;3Y131O9jLRKEQ4EKTIxdIWWoDFkME9cRJ+/svMWYpK+l9nhLcNvKjyybSosNpwWDHX0bqi77q1UQ&#10;T6U55H5dXo/V+256+tn0l/WvUm+joZyDiDTEZ/jR3moFn/kM/s+k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bY7PEAAAA3AAAAA8AAAAAAAAAAAAAAAAAmAIAAGRycy9k&#10;b3ducmV2LnhtbFBLBQYAAAAABAAEAPUAAACJAwAAAAA=&#10;" fillcolor="window" strokecolor="windowText" strokeweight=".5pt"/>
                <v:shape id="Straight Arrow Connector 135" o:spid="_x0000_s1212" type="#_x0000_t32" style="position:absolute;left:4338;top:11620;width:2661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RGTMIAAADcAAAADwAAAGRycy9kb3ducmV2LnhtbERPy2rCQBTdF/yH4Qru6sRii00zEREq&#10;uik+iuvbzDUTkrkTMmMS/76zKHR5OO9sPdpG9NT5yrGCxTwBQVw4XXGp4Pvy+bwC4QOyxsYxKXiQ&#10;h3U+ecow1W7gE/XnUIoYwj5FBSaENpXSF4Ys+rlriSN3c53FEGFXSt3hEMNtI1+S5E1arDg2GGxp&#10;a6ioz3erYNlfV4fBnK673de2burqaN9/jkrNpuPmA0SgMfyL/9x7reB1EdfGM/EIyPw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oRGTMIAAADcAAAADwAAAAAAAAAAAAAA&#10;AAChAgAAZHJzL2Rvd25yZXYueG1sUEsFBgAAAAAEAAQA+QAAAJADAAAAAA==&#10;">
                  <v:stroke endarrow="open" endarrowwidth="wide"/>
                </v:shape>
                <v:shape id="Text Box 137" o:spid="_x0000_s1213" type="#_x0000_t202" style="position:absolute;left:6679;top:9325;width:22979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iZWsUA&#10;AADcAAAADwAAAGRycy9kb3ducmV2LnhtbESPQYvCMBSE78L+h/AWvGmqoLjVKFKQFdGDbi97e9s8&#10;22Lz0m2iVn+9EQSPw8x8w8wWranEhRpXWlYw6EcgiDOrS84VpD+r3gSE88gaK8uk4EYOFvOPzgxj&#10;ba+8p8vB5yJA2MWooPC+jqV0WUEGXd/WxME72sagD7LJpW7wGuCmksMoGkuDJYeFAmtKCspOh7NR&#10;sElWO9z/Dc3kXiXf2+Oy/k9/R0p1P9vlFISn1r/Dr/ZaKxgNvuB5JhwBO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+JlaxQAAANwAAAAPAAAAAAAAAAAAAAAAAJgCAABkcnMv&#10;ZG93bnJldi54bWxQSwUGAAAAAAQABAD1AAAAigMAAAAA&#10;" filled="f" stroked="f" strokeweight=".5pt">
                  <v:textbox>
                    <w:txbxContent>
                      <w:p w14:paraId="73C8CFC9" w14:textId="77777777" w:rsidR="004A0D15" w:rsidRPr="008D3BE3" w:rsidRDefault="004A0D15" w:rsidP="00057B65">
                        <w:pPr>
                          <w:pStyle w:val="TextBox"/>
                        </w:pPr>
                        <w:r>
                          <w:t>registrujKorisnika(ime,sifra)</w:t>
                        </w:r>
                      </w:p>
                    </w:txbxContent>
                  </v:textbox>
                </v:shape>
                <v:shape id="Straight Arrow Connector 206" o:spid="_x0000_s1214" type="#_x0000_t32" style="position:absolute;left:4338;top:14763;width:2661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6FmNL8AAADcAAAADwAAAGRycy9kb3ducmV2LnhtbERPzYrCMBC+L/gOYQRva1pFWapR6oIg&#10;uBe7PsDYjG2xmZQmq/XtncOCx4/vf70dXKvu1IfGs4F0moAiLr1tuDJw/t1/foEKEdli65kMPCnA&#10;djP6WGNm/YNPdC9ipSSEQ4YG6hi7TOtQ1uQwTH1HLNzV9w6jwL7StseHhLtWz5JkqR02LA01dvRd&#10;U3kr/pz0pqemqHYef87LS57m84s/uqMxk/GQr0BFGuJb/O8+WAOLmcyXM3IE9OYF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6FmNL8AAADcAAAADwAAAAAAAAAAAAAAAACh&#10;AgAAZHJzL2Rvd25yZXYueG1sUEsFBgAAAAAEAAQA+QAAAI0DAAAAAA==&#10;">
                  <v:stroke startarrow="open" startarrowwidth="wide" endarrowwidth="wide"/>
                </v:shape>
                <v:shape id="Text Box 207" o:spid="_x0000_s1215" type="#_x0000_t202" style="position:absolute;left:8381;top:12468;width:19908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Jf4cYA&#10;AADcAAAADwAAAGRycy9kb3ducmV2LnhtbESPQWvCQBSE74X+h+UVvDUbAxZJs4YQkBaxBzWX3p7Z&#10;ZxLMvk2zW4399d1CweMwM98wWT6ZXlxodJ1lBfMoBkFcW91xo6A6rJ+XIJxH1thbJgU3cpCvHh8y&#10;TLW98o4ue9+IAGGXooLW+yGV0tUtGXSRHYiDd7KjQR/k2Eg94jXATS+TOH6RBjsOCy0OVLZUn/ff&#10;RsGmXH/g7piY5U9fvm1PxfBVfS6Umj1NxSsIT5O/h//b71rBIpnD35lw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uJf4cYAAADcAAAADwAAAAAAAAAAAAAAAACYAgAAZHJz&#10;L2Rvd25yZXYueG1sUEsFBgAAAAAEAAQA9QAAAIsDAAAAAA==&#10;" filled="f" stroked="f" strokeweight=".5pt">
                  <v:textbox>
                    <w:txbxContent>
                      <w:p w14:paraId="7983F5B6" w14:textId="77777777" w:rsidR="004A0D15" w:rsidRPr="008D3BE3" w:rsidRDefault="004A0D15" w:rsidP="00057B65">
                        <w:pPr>
                          <w:pStyle w:val="TextBox"/>
                        </w:pPr>
                        <w:r>
                          <w:t>Forumi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8037E2B" w14:textId="77777777" w:rsidR="004D5E36" w:rsidRPr="005954D6" w:rsidRDefault="004D5E36" w:rsidP="004D5E36">
      <w:pPr>
        <w:rPr>
          <w:b/>
          <w:lang w:val="sr-Cyrl-RS"/>
        </w:rPr>
      </w:pPr>
      <w:r w:rsidRPr="005954D6">
        <w:rPr>
          <w:b/>
          <w:lang w:val="sr-Cyrl-RS"/>
        </w:rPr>
        <w:t>Алтернативни сценарији:</w:t>
      </w:r>
    </w:p>
    <w:p w14:paraId="690C35CC" w14:textId="77777777" w:rsidR="004D5E36" w:rsidRPr="005954D6" w:rsidRDefault="004D5E36" w:rsidP="004D5E36">
      <w:pPr>
        <w:pStyle w:val="AltScen"/>
        <w:rPr>
          <w:lang w:val="sr-Cyrl-RS"/>
        </w:rPr>
      </w:pPr>
      <w:r w:rsidRPr="005954D6">
        <w:rPr>
          <w:lang w:val="sr-Cyrl-RS"/>
        </w:rPr>
        <w:t>3.1</w:t>
      </w:r>
      <w:r w:rsidRPr="005954D6">
        <w:rPr>
          <w:lang w:val="sr-Cyrl-RS"/>
        </w:rPr>
        <w:tab/>
        <w:t xml:space="preserve">Ако већ постоји корисник са истим именом, или унето име или шифра не задовољавају постављена правила </w:t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ће одбити да креира новог корисника и вратити почетну страницу сајта. Процес се прекида.</w:t>
      </w:r>
    </w:p>
    <w:p w14:paraId="1478CED2" w14:textId="24EA0475" w:rsidR="004D5E36" w:rsidRPr="005954D6" w:rsidRDefault="004A5673" w:rsidP="00E46518">
      <w:pPr>
        <w:pStyle w:val="AltScen"/>
        <w:jc w:val="center"/>
        <w:rPr>
          <w:lang w:val="sr-Cyrl-RS"/>
        </w:rPr>
      </w:pPr>
      <w:r w:rsidRPr="005954D6">
        <w:rPr>
          <w:rFonts w:eastAsia="Times New Roman" w:cs="Times New Roman"/>
          <w:noProof/>
          <w:lang w:val="sr-Cyrl-RS"/>
        </w:rPr>
        <mc:AlternateContent>
          <mc:Choice Requires="wpc">
            <w:drawing>
              <wp:inline distT="0" distB="0" distL="0" distR="0" wp14:anchorId="74741BCE" wp14:editId="6BE0AA16">
                <wp:extent cx="3810000" cy="1860550"/>
                <wp:effectExtent l="0" t="0" r="0" b="0"/>
                <wp:docPr id="568" name="Подлога за цртање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85" name="Group 129"/>
                        <wpg:cNvGrpSpPr/>
                        <wpg:grpSpPr>
                          <a:xfrm>
                            <a:off x="18996" y="122672"/>
                            <a:ext cx="781050" cy="838474"/>
                            <a:chOff x="476250" y="160950"/>
                            <a:chExt cx="781050" cy="838474"/>
                          </a:xfrm>
                        </wpg:grpSpPr>
                        <wpg:grpSp>
                          <wpg:cNvPr id="121" name="Group 186"/>
                          <wpg:cNvGrpSpPr/>
                          <wpg:grpSpPr>
                            <a:xfrm>
                              <a:off x="703874" y="160950"/>
                              <a:ext cx="294059" cy="600349"/>
                              <a:chOff x="0" y="0"/>
                              <a:chExt cx="381813" cy="779211"/>
                            </a:xfrm>
                          </wpg:grpSpPr>
                          <wps:wsp>
                            <wps:cNvPr id="188" name="Oval 189"/>
                            <wps:cNvSpPr/>
                            <wps:spPr>
                              <a:xfrm>
                                <a:off x="95414" y="0"/>
                                <a:ext cx="198782" cy="198782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255BA9D8" w14:textId="77777777" w:rsidR="004A0D15" w:rsidRDefault="004A0D15" w:rsidP="00E46518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0" name="Straight Connector 191"/>
                            <wps:cNvCnPr/>
                            <wps:spPr>
                              <a:xfrm flipH="1">
                                <a:off x="194419" y="198782"/>
                                <a:ext cx="386" cy="302133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93" name="Straight Connector 192"/>
                            <wps:cNvCnPr/>
                            <wps:spPr>
                              <a:xfrm flipH="1">
                                <a:off x="47706" y="500597"/>
                                <a:ext cx="146328" cy="278432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94" name="Straight Connector 195"/>
                            <wps:cNvCnPr/>
                            <wps:spPr>
                              <a:xfrm>
                                <a:off x="194627" y="500835"/>
                                <a:ext cx="186981" cy="278376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96" name="Straight Connector 202"/>
                            <wps:cNvCnPr/>
                            <wps:spPr>
                              <a:xfrm>
                                <a:off x="0" y="285865"/>
                                <a:ext cx="381813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  <wps:wsp>
                          <wps:cNvPr id="197" name="Text Box 15"/>
                          <wps:cNvSpPr txBox="1"/>
                          <wps:spPr>
                            <a:xfrm>
                              <a:off x="476250" y="723199"/>
                              <a:ext cx="781050" cy="2762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488F8E9F" w14:textId="77777777" w:rsidR="004A0D15" w:rsidRPr="00EF778F" w:rsidRDefault="004A0D15" w:rsidP="00E46518">
                                <w:pPr>
                                  <w:pStyle w:val="TextBox"/>
                                </w:pPr>
                                <w:r>
                                  <w:t>Корисник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98" name="Rectangle 131"/>
                        <wps:cNvSpPr/>
                        <wps:spPr>
                          <a:xfrm>
                            <a:off x="2676527" y="413312"/>
                            <a:ext cx="885824" cy="38010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465F4AB8" w14:textId="77777777" w:rsidR="004A0D15" w:rsidRPr="00EF778F" w:rsidRDefault="004A0D15" w:rsidP="00E46518">
                              <w:pPr>
                                <w:pStyle w:val="TextBox"/>
                              </w:pPr>
                              <w:r>
                                <w:t>Систем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Rectangle 132"/>
                        <wps:cNvSpPr/>
                        <wps:spPr>
                          <a:xfrm>
                            <a:off x="357284" y="942975"/>
                            <a:ext cx="76547" cy="720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Straight Connector 134"/>
                        <wps:cNvCnPr/>
                        <wps:spPr>
                          <a:xfrm>
                            <a:off x="3133726" y="828675"/>
                            <a:ext cx="0" cy="82800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bodyPr/>
                      </wps:wsp>
                      <wps:wsp>
                        <wps:cNvPr id="201" name="Rectangle 204"/>
                        <wps:cNvSpPr/>
                        <wps:spPr>
                          <a:xfrm>
                            <a:off x="3095627" y="1143000"/>
                            <a:ext cx="76547" cy="396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Straight Arrow Connector 135"/>
                        <wps:cNvCnPr/>
                        <wps:spPr>
                          <a:xfrm>
                            <a:off x="433831" y="1162050"/>
                            <a:ext cx="26617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 w="lg" len="med"/>
                          </a:ln>
                          <a:effectLst/>
                        </wps:spPr>
                        <wps:bodyPr/>
                      </wps:wsp>
                      <wps:wsp>
                        <wps:cNvPr id="205" name="Text Box 137"/>
                        <wps:cNvSpPr txBox="1"/>
                        <wps:spPr>
                          <a:xfrm>
                            <a:off x="667910" y="932571"/>
                            <a:ext cx="2297926" cy="258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50C25055" w14:textId="77777777" w:rsidR="004A0D15" w:rsidRPr="008D3BE3" w:rsidRDefault="004A0D15" w:rsidP="00E46518">
                              <w:pPr>
                                <w:pStyle w:val="TextBox"/>
                              </w:pPr>
                              <w:r>
                                <w:t>registrujKorisnika(ime,sifra)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Straight Arrow Connector 206"/>
                        <wps:cNvCnPr/>
                        <wps:spPr>
                          <a:xfrm>
                            <a:off x="433831" y="1476375"/>
                            <a:ext cx="26617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arrow" w="lg" len="med"/>
                            <a:tailEnd type="none" w="lg" len="med"/>
                          </a:ln>
                          <a:effectLst/>
                        </wps:spPr>
                        <wps:bodyPr/>
                      </wps:wsp>
                      <wps:wsp>
                        <wps:cNvPr id="209" name="Text Box 207"/>
                        <wps:cNvSpPr txBox="1"/>
                        <wps:spPr>
                          <a:xfrm>
                            <a:off x="838199" y="1246896"/>
                            <a:ext cx="1990726" cy="258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49909E67" w14:textId="63D176AF" w:rsidR="004A0D15" w:rsidRPr="00E46518" w:rsidRDefault="004A0D15" w:rsidP="00E46518">
                              <w:pPr>
                                <w:pStyle w:val="TextBox"/>
                                <w:rPr>
                                  <w:lang w:val="sr-Latn-RS"/>
                                </w:rPr>
                              </w:pPr>
                              <w:r>
                                <w:rPr>
                                  <w:lang w:val="sr-Latn-RS"/>
                                </w:rPr>
                                <w:t>Greska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4741BCE" id="Подлога за цртање 568" o:spid="_x0000_s1216" editas="canvas" style="width:300pt;height:146.5pt;mso-position-horizontal-relative:char;mso-position-vertical-relative:line" coordsize="38100,18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">
                <v:shape id="_x0000_s1217" type="#_x0000_t75" style="position:absolute;width:38100;height:18605;visibility:visible;mso-wrap-style:square">
                  <v:fill o:detectmouseclick="t"/>
                  <v:path o:connecttype="none"/>
                </v:shape>
                <v:group id="Group 129" o:spid="_x0000_s1218" style="position:absolute;left:189;top:1226;width:7811;height:8385" coordorigin="4762,1609" coordsize="7810,8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mA6nsQAAADcAAAA&#10;DwAAAAAAAAAAAAAAAACqAgAAZHJzL2Rvd25yZXYueG1sUEsFBgAAAAAEAAQA+gAAAJsDAAAAAA==&#10;">
                  <v:group id="Group 186" o:spid="_x0000_s1219" style="position:absolute;left:7038;top:1609;width:2941;height:6003" coordsize="3818,77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1jp8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ZsY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z1jp8QAAADcAAAA&#10;DwAAAAAAAAAAAAAAAACqAgAAZHJzL2Rvd25yZXYueG1sUEsFBgAAAAAEAAQA+gAAAJsDAAAAAA==&#10;">
                    <v:oval id="Oval 189" o:spid="_x0000_s1220" style="position:absolute;left:954;width:1987;height:19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DSV8gA&#10;AADcAAAADwAAAGRycy9kb3ducmV2LnhtbESPQUvDQBCF74L/YZmCF2k3EYwl7bZIUOyptNWC3obs&#10;NEnNzsbs2sR/7xwEbzO8N+99s1yPrlUX6kPj2UA6S0ARl942XBl4e32ezkGFiGyx9UwGfijAenV9&#10;tcTc+oH3dDnESkkIhxwN1DF2udahrMlhmPmOWLST7x1GWftK2x4HCXetvkuSTDtsWBpq7Kioqfw8&#10;fDsDxba4Pe++Nsfs6eUje0i3w336vjPmZjI+LkBFGuO/+e96YwV/LrTyjEygV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d4NJXyAAAANwAAAAPAAAAAAAAAAAAAAAAAJgCAABk&#10;cnMvZG93bnJldi54bWxQSwUGAAAAAAQABAD1AAAAjQMAAAAA&#10;" fillcolor="window" strokecolor="windowText">
                      <v:textbox>
                        <w:txbxContent>
                          <w:p w14:paraId="255BA9D8" w14:textId="77777777" w:rsidR="004A0D15" w:rsidRDefault="004A0D15" w:rsidP="00E46518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  <v:line id="Straight Connector 191" o:spid="_x0000_s1221" style="position:absolute;flip:x;visibility:visible;mso-wrap-style:square" from="1944,1987" to="1948,50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cUJscAAADcAAAADwAAAGRycy9kb3ducmV2LnhtbESPQUsDMRCF74L/IYzgRWy2ItJum5ZS&#10;KHjoxSpbvI2b6WbZzWSbxHb9985B8DbDe/PeN8v16Ht1oZjawAamkwIUcR1sy42Bj/fd4wxUysgW&#10;+8Bk4IcSrFe3N0ssbbjyG10OuVESwqlEAy7nodQ61Y48pkkYiEU7hegxyxobbSNeJdz3+qkoXrTH&#10;lqXB4UBbR3V3+PYG9Gz/cI6br+eu6o7HuavqavjcG3N/N24WoDKN+d/8d/1qBX8u+PKMTKB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1xQmxwAAANwAAAAPAAAAAAAA&#10;AAAAAAAAAKECAABkcnMvZG93bnJldi54bWxQSwUGAAAAAAQABAD5AAAAlQMAAAAA&#10;"/>
                    <v:line id="Straight Connector 192" o:spid="_x0000_s1222" style="position:absolute;flip:x;visibility:visible;mso-wrap-style:square" from="477,5005" to="1940,77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WKUcQAAADcAAAADwAAAGRycy9kb3ducmV2LnhtbERPTWsCMRC9F/wPYYReimZti+hqFBGE&#10;HrzUlhVv42bcLLuZrEmq23/fFAq9zeN9znLd21bcyIfasYLJOANBXDpdc6Xg82M3moEIEVlj65gU&#10;fFOA9WrwsMRcuzu/0+0QK5FCOOSowMTY5VKG0pDFMHYdceIuzluMCfpKao/3FG5b+ZxlU2mx5tRg&#10;sKOtobI5fFkFcrZ/uvrN+bUpmuNxboqy6E57pR6H/WYBIlIf/8V/7jed5s9f4PeZdIFc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BYpRxAAAANwAAAAPAAAAAAAAAAAA&#10;AAAAAKECAABkcnMvZG93bnJldi54bWxQSwUGAAAAAAQABAD5AAAAkgMAAAAA&#10;"/>
                    <v:line id="Straight Connector 195" o:spid="_x0000_s1223" style="position:absolute;visibility:visible;mso-wrap-style:square" from="1946,5008" to="3816,7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iTWsUAAADcAAAADwAAAGRycy9kb3ducmV2LnhtbERPTWvCQBC9C/6HZYTedNNWQpu6irQU&#10;tAdRW2iPY3aaRLOzYXdN0n/vCkJv83ifM1v0phYtOV9ZVnA/SUAQ51ZXXCj4+nwfP4HwAVljbZkU&#10;/JGHxXw4mGGmbcc7avehEDGEfYYKyhCaTEqfl2TQT2xDHLlf6wyGCF0htcMuhptaPiRJKg1WHBtK&#10;bOi1pPy0PxsFm8dt2i7XH6v+e50e8rfd4efYOaXuRv3yBUSgPvyLb+6VjvOfp3B9Jl4g5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ciTWsUAAADcAAAADwAAAAAAAAAA&#10;AAAAAAChAgAAZHJzL2Rvd25yZXYueG1sUEsFBgAAAAAEAAQA+QAAAJMDAAAAAA==&#10;"/>
                    <v:line id="Straight Connector 202" o:spid="_x0000_s1224" style="position:absolute;visibility:visible;mso-wrap-style:square" from="0,2858" to="3818,2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aotsQAAADcAAAADwAAAGRycy9kb3ducmV2LnhtbERPS2vCQBC+F/oflhF6qxtbCDW6irQU&#10;1EOpD9DjmB2T2Oxs2F2T9N+7QqG3+fieM533phYtOV9ZVjAaJiCIc6srLhTsd5/PbyB8QNZYWyYF&#10;v+RhPnt8mGKmbccbarehEDGEfYYKyhCaTEqfl2TQD21DHLmzdQZDhK6Q2mEXw00tX5IklQYrjg0l&#10;NvReUv6zvRoFX6/fabtYrZf9YZWe8o/N6XjpnFJPg34xARGoD//iP/dSx/njFO7PxAvk7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Vqi2xAAAANwAAAAPAAAAAAAAAAAA&#10;AAAAAKECAABkcnMvZG93bnJldi54bWxQSwUGAAAAAAQABAD5AAAAkgMAAAAA&#10;"/>
                  </v:group>
                  <v:shape id="Text Box 15" o:spid="_x0000_s1225" type="#_x0000_t202" style="position:absolute;left:4762;top:7231;width:7811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cH8MMA&#10;AADcAAAADwAAAGRycy9kb3ducmV2LnhtbERPS4vCMBC+L/gfwgje1lRhXa1GkYKsiHvwcfE2NmNb&#10;bCa1iVr99ZsFwdt8fM+ZzBpTihvVrrCsoNeNQBCnVhecKdjvFp9DEM4jaywtk4IHOZhNWx8TjLW9&#10;84ZuW5+JEMIuRgW591UspUtzMui6tiIO3MnWBn2AdSZ1jfcQbkrZj6KBNFhwaMixoiSn9Ly9GgWr&#10;ZPGLm2PfDJ9l8rM+zavL/vClVKfdzMcgPDX+LX65lzrMH33D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ncH8MMAAADcAAAADwAAAAAAAAAAAAAAAACYAgAAZHJzL2Rv&#10;d25yZXYueG1sUEsFBgAAAAAEAAQA9QAAAIgDAAAAAA==&#10;" filled="f" stroked="f" strokeweight=".5pt">
                    <v:textbox>
                      <w:txbxContent>
                        <w:p w14:paraId="488F8E9F" w14:textId="77777777" w:rsidR="004A0D15" w:rsidRPr="00EF778F" w:rsidRDefault="004A0D15" w:rsidP="00E46518">
                          <w:pPr>
                            <w:pStyle w:val="TextBox"/>
                          </w:pPr>
                          <w:r>
                            <w:t>Корисник</w:t>
                          </w:r>
                        </w:p>
                      </w:txbxContent>
                    </v:textbox>
                  </v:shape>
                </v:group>
                <v:rect id="Rectangle 131" o:spid="_x0000_s1226" style="position:absolute;left:26765;top:4133;width:8858;height:38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hYgsQA&#10;AADcAAAADwAAAGRycy9kb3ducmV2LnhtbESPT2/CMAzF75P2HSJP2mWClB3Q6AioIIF25d/dNF5T&#10;0ThVEkr37efDpN1svef3fl6uR9+pgWJqAxuYTQtQxHWwLTcGzqfd5ANUysgWu8Bk4IcSrFfPT0ss&#10;bXjwgYZjbpSEcCrRgMu5L7VOtSOPaRp6YtG+Q/SYZY2NthEfEu47/V4Uc+2xZWlw2NPWUX073r2B&#10;fK3caRY31f1cvx3m1/1uuG0uxry+jNUnqExj/jf/XX9ZwV8IrTwjE+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YWILEAAAA3AAAAA8AAAAAAAAAAAAAAAAAmAIAAGRycy9k&#10;b3ducmV2LnhtbFBLBQYAAAAABAAEAPUAAACJAwAAAAA=&#10;" fillcolor="window" strokecolor="windowText" strokeweight=".5pt">
                  <v:textbox>
                    <w:txbxContent>
                      <w:p w14:paraId="465F4AB8" w14:textId="77777777" w:rsidR="004A0D15" w:rsidRPr="00EF778F" w:rsidRDefault="004A0D15" w:rsidP="00E46518">
                        <w:pPr>
                          <w:pStyle w:val="TextBox"/>
                        </w:pPr>
                        <w:r>
                          <w:t>Систем</w:t>
                        </w:r>
                      </w:p>
                    </w:txbxContent>
                  </v:textbox>
                </v:rect>
                <v:rect id="Rectangle 132" o:spid="_x0000_s1227" style="position:absolute;left:3572;top:9429;width:766;height:7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T9GcAA&#10;AADcAAAADwAAAGRycy9kb3ducmV2LnhtbERPS4vCMBC+C/sfwgh7kTXVg2jXKHVB2auv+9iMTbGZ&#10;lCTW7r/fCIK3+fies1z3thEd+VA7VjAZZyCIS6drrhScjtuvOYgQkTU2jknBHwVYrz4GS8y1e/Ce&#10;ukOsRArhkKMCE2ObSxlKQxbD2LXEibs6bzEm6CupPT5SuG3kNMtm0mLNqcFgSz+GytvhbhXES2GO&#10;E78p7qdytJ9ddtvutjkr9Tnsi28Qkfr4Fr/cvzrNXyzg+Uy6QK7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1T9GcAAAADcAAAADwAAAAAAAAAAAAAAAACYAgAAZHJzL2Rvd25y&#10;ZXYueG1sUEsFBgAAAAAEAAQA9QAAAIUDAAAAAA==&#10;" fillcolor="window" strokecolor="windowText" strokeweight=".5pt"/>
                <v:line id="Straight Connector 134" o:spid="_x0000_s1228" style="position:absolute;visibility:visible;mso-wrap-style:square" from="31337,8286" to="31337,165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1aIp8IAAADcAAAADwAAAGRycy9kb3ducmV2LnhtbESPT4vCMBTE74LfITxhL4umCq5Sm4ou&#10;COthxX94fjTPtti8lCZb67c3C4LHYWZ+wyTLzlSipcaVlhWMRxEI4szqknMF59NmOAfhPLLGyjIp&#10;eJCDZdrvJRhre+cDtUefiwBhF6OCwvs6ltJlBRl0I1sTB+9qG4M+yCaXusF7gJtKTqLoSxosOSwU&#10;WNN3Qdnt+GcUMH1e8t+KaxN1s+16f5Gz6a5V6mPQrRYgPHX+HX61f7SCQIT/M+EIyPQ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1aIp8IAAADcAAAADwAAAAAAAAAAAAAA&#10;AAChAgAAZHJzL2Rvd25yZXYueG1sUEsFBgAAAAAEAAQA+QAAAJADAAAAAA==&#10;" strokeweight=".5pt">
                  <v:stroke dashstyle="dash"/>
                </v:line>
                <v:rect id="Rectangle 204" o:spid="_x0000_s1229" style="position:absolute;left:30956;top:11430;width:765;height:39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0F5MIA&#10;AADcAAAADwAAAGRycy9kb3ducmV2LnhtbESPT4vCMBTE74LfITxhL7Km9SBSjVIXXPbqv/uzedsU&#10;m5eSxNr99htB8DjMzG+Y9XawrejJh8axgnyWgSCunG64VnA+7T+XIEJE1tg6JgV/FGC7GY/WWGj3&#10;4AP1x1iLBOFQoAITY1dIGSpDFsPMdcTJ+3XeYkzS11J7fCS4beU8yxbSYsNpwWBHX4aq2/FuFcRr&#10;aU6535X3czU9LK7f+/62uyj1MRnKFYhIQ3yHX+0frWCe5fA8k46A3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DQXkwgAAANwAAAAPAAAAAAAAAAAAAAAAAJgCAABkcnMvZG93&#10;bnJldi54bWxQSwUGAAAAAAQABAD1AAAAhwMAAAAA&#10;" fillcolor="window" strokecolor="windowText" strokeweight=".5pt"/>
                <v:shape id="Straight Arrow Connector 135" o:spid="_x0000_s1230" type="#_x0000_t32" style="position:absolute;left:4338;top:11620;width:2661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OPhcUAAADcAAAADwAAAGRycy9kb3ducmV2LnhtbESPT2vCQBTE74LfYXlCb7qpFdHoKkWo&#10;tJfiPzw/s6/ZkOzbkN0m6bd3C4LHYWZ+w6y3va1ES40vHCt4nSQgiDOnC84VXM4f4wUIH5A1Vo5J&#10;wR952G6GgzWm2nV8pPYUchEh7FNUYEKoUyl9Zsiin7iaOHo/rrEYomxyqRvsItxWcpokc2mx4Lhg&#10;sKadoaw8/VoFs/a6+OrM8brff+/KqiwOdnk7KPUy6t9XIAL14Rl+tD+1gmnyBv9n4hGQm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VOPhcUAAADcAAAADwAAAAAAAAAA&#10;AAAAAAChAgAAZHJzL2Rvd25yZXYueG1sUEsFBgAAAAAEAAQA+QAAAJMDAAAAAA==&#10;">
                  <v:stroke endarrow="open" endarrowwidth="wide"/>
                </v:shape>
                <v:shape id="Text Box 137" o:spid="_x0000_s1231" type="#_x0000_t202" style="position:absolute;left:6679;top:9325;width:22979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bI58YA&#10;AADcAAAADwAAAGRycy9kb3ducmV2LnhtbESPQWvCQBSE74X+h+UVems2BiySZhUJSKXoQZtLb6/Z&#10;ZxLMvk2zaxL99d1CweMwM98w2WoyrRiod41lBbMoBkFcWt1wpaD43LwsQDiPrLG1TAqu5GC1fHzI&#10;MNV25AMNR1+JAGGXooLa+y6V0pU1GXSR7YiDd7K9QR9kX0nd4xjgppVJHL9Kgw2HhRo7ymsqz8eL&#10;UfCRb/Z4+E7M4tbm77vTuvspvuZKPT9N6zcQniZ/D/+3t1pBEs/h70w4AnL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sbI58YAAADcAAAADwAAAAAAAAAAAAAAAACYAgAAZHJz&#10;L2Rvd25yZXYueG1sUEsFBgAAAAAEAAQA9QAAAIsDAAAAAA==&#10;" filled="f" stroked="f" strokeweight=".5pt">
                  <v:textbox>
                    <w:txbxContent>
                      <w:p w14:paraId="50C25055" w14:textId="77777777" w:rsidR="004A0D15" w:rsidRPr="008D3BE3" w:rsidRDefault="004A0D15" w:rsidP="00E46518">
                        <w:pPr>
                          <w:pStyle w:val="TextBox"/>
                        </w:pPr>
                        <w:r>
                          <w:t>registrujKorisnika(ime,sifra)</w:t>
                        </w:r>
                      </w:p>
                    </w:txbxContent>
                  </v:textbox>
                </v:shape>
                <v:shape id="Straight Arrow Connector 206" o:spid="_x0000_s1232" type="#_x0000_t32" style="position:absolute;left:4338;top:14763;width:2661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j7N74AAADcAAAADwAAAGRycy9kb3ducmV2LnhtbERPzYrCMBC+C75DGMGbplWQpRqlCguC&#10;Xuz6AGMztsVmUpqs1rd3Dgt7/Pj+N7vBtepJfWg8G0jnCSji0tuGKwPXn+/ZF6gQkS22nsnAmwLs&#10;tuPRBjPrX3yhZxErJSEcMjRQx9hlWoeyJodh7jti4e6+dxgF9pW2Pb4k3LV6kSQr7bBhaaixo0NN&#10;5aP4ddKbXpqi2ns8X1e3PM2XN39yJ2OmkyFfg4o0xH/xn/toDSwSWStn5Ajo7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iyPs3vgAAANwAAAAPAAAAAAAAAAAAAAAAAKEC&#10;AABkcnMvZG93bnJldi54bWxQSwUGAAAAAAQABAD5AAAAjAMAAAAA&#10;">
                  <v:stroke startarrow="open" startarrowwidth="wide" endarrowwidth="wide"/>
                </v:shape>
                <v:shape id="Text Box 207" o:spid="_x0000_s1233" type="#_x0000_t202" style="position:absolute;left:8381;top:12468;width:19908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vC4sUA&#10;AADcAAAADwAAAGRycy9kb3ducmV2LnhtbESPQYvCMBSE78L+h/AWvGm6BRe3GkUKoogedL14ezbP&#10;tti8dJuodX+9EQSPw8x8w4ynranElRpXWlbw1Y9AEGdWl5wr2P/Oe0MQziNrrCyTgjs5mE4+OmNM&#10;tL3xlq47n4sAYZeggsL7OpHSZQUZdH1bEwfvZBuDPsgml7rBW4CbSsZR9C0NlhwWCqwpLSg77y5G&#10;wSqdb3B7jM3wv0oX69Os/tsfBkp1P9vZCISn1r/Dr/ZSK4ijH3ieCUdAT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i8LixQAAANwAAAAPAAAAAAAAAAAAAAAAAJgCAABkcnMv&#10;ZG93bnJldi54bWxQSwUGAAAAAAQABAD1AAAAigMAAAAA&#10;" filled="f" stroked="f" strokeweight=".5pt">
                  <v:textbox>
                    <w:txbxContent>
                      <w:p w14:paraId="49909E67" w14:textId="63D176AF" w:rsidR="004A0D15" w:rsidRPr="00E46518" w:rsidRDefault="004A0D15" w:rsidP="00E46518">
                        <w:pPr>
                          <w:pStyle w:val="TextBox"/>
                          <w:rPr>
                            <w:lang w:val="sr-Latn-RS"/>
                          </w:rPr>
                        </w:pPr>
                        <w:r>
                          <w:rPr>
                            <w:lang w:val="sr-Latn-RS"/>
                          </w:rPr>
                          <w:t>Greska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5C310F5" w14:textId="77777777" w:rsidR="00E46518" w:rsidRPr="005954D6" w:rsidRDefault="00E46518" w:rsidP="00E46518">
      <w:pPr>
        <w:rPr>
          <w:lang w:val="sr-Cyrl-RS"/>
        </w:rPr>
      </w:pPr>
    </w:p>
    <w:p w14:paraId="576E6ABB" w14:textId="77777777" w:rsidR="00E46518" w:rsidRPr="005954D6" w:rsidRDefault="00E46518" w:rsidP="00E46518">
      <w:pPr>
        <w:rPr>
          <w:lang w:val="sr-Cyrl-RS"/>
        </w:rPr>
      </w:pPr>
    </w:p>
    <w:p w14:paraId="79A2FD7E" w14:textId="77777777" w:rsidR="004D5E36" w:rsidRPr="005954D6" w:rsidRDefault="004D5E36" w:rsidP="004D5E36">
      <w:pPr>
        <w:pStyle w:val="3"/>
        <w:rPr>
          <w:lang w:val="sr-Cyrl-RS"/>
        </w:rPr>
      </w:pPr>
      <w:bookmarkStart w:id="55" w:name="_Toc456162710"/>
      <w:r w:rsidRPr="005954D6">
        <w:rPr>
          <w:lang w:val="sr-Cyrl-RS"/>
        </w:rPr>
        <w:lastRenderedPageBreak/>
        <w:t>ДС 8: Логовање корисника</w:t>
      </w:r>
      <w:bookmarkEnd w:id="55"/>
    </w:p>
    <w:p w14:paraId="7CE3B53E" w14:textId="77777777" w:rsidR="004D5E36" w:rsidRPr="005954D6" w:rsidRDefault="004D5E36" w:rsidP="004D5E36">
      <w:pPr>
        <w:rPr>
          <w:b/>
          <w:lang w:val="sr-Cyrl-RS"/>
        </w:rPr>
      </w:pPr>
      <w:r w:rsidRPr="005954D6">
        <w:rPr>
          <w:b/>
          <w:lang w:val="sr-Cyrl-RS"/>
        </w:rPr>
        <w:t>Основни сценарио СК:</w:t>
      </w:r>
    </w:p>
    <w:p w14:paraId="46AD1012" w14:textId="284E0FDA" w:rsidR="004D5E36" w:rsidRPr="005954D6" w:rsidRDefault="004D5E36" w:rsidP="00A60A85">
      <w:pPr>
        <w:pStyle w:val="a"/>
        <w:numPr>
          <w:ilvl w:val="0"/>
          <w:numId w:val="25"/>
        </w:numPr>
        <w:rPr>
          <w:lang w:val="sr-Cyrl-RS"/>
        </w:rPr>
      </w:pPr>
      <w:r w:rsidRPr="005954D6">
        <w:rPr>
          <w:b/>
          <w:lang w:val="sr-Cyrl-RS"/>
        </w:rPr>
        <w:t>Корисник</w:t>
      </w:r>
      <w:r w:rsidR="00B72C1C" w:rsidRPr="005954D6">
        <w:rPr>
          <w:b/>
          <w:lang w:val="sr-Cyrl-RS"/>
        </w:rPr>
        <w:t xml:space="preserve"> </w:t>
      </w:r>
      <w:r w:rsidRPr="005954D6">
        <w:rPr>
          <w:u w:val="single"/>
          <w:lang w:val="sr-Cyrl-RS"/>
        </w:rPr>
        <w:t>позива</w:t>
      </w:r>
      <w:r w:rsidR="00B72C1C" w:rsidRPr="005954D6">
        <w:rPr>
          <w:u w:val="single"/>
          <w:lang w:val="sr-Cyrl-RS"/>
        </w:rPr>
        <w:t xml:space="preserve"> </w:t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да га улогује у сесију. (АПСО)</w:t>
      </w:r>
    </w:p>
    <w:p w14:paraId="18B5B20E" w14:textId="77777777" w:rsidR="00B72C1C" w:rsidRPr="005954D6" w:rsidRDefault="00B72C1C" w:rsidP="00B72C1C">
      <w:pPr>
        <w:pStyle w:val="a"/>
        <w:numPr>
          <w:ilvl w:val="0"/>
          <w:numId w:val="25"/>
        </w:numPr>
        <w:rPr>
          <w:lang w:val="sr-Cyrl-RS"/>
        </w:rPr>
      </w:pPr>
      <w:r w:rsidRPr="005954D6">
        <w:rPr>
          <w:b/>
          <w:lang w:val="sr-Cyrl-RS"/>
        </w:rPr>
        <w:t xml:space="preserve">Систем </w:t>
      </w:r>
      <w:r w:rsidRPr="005954D6">
        <w:rPr>
          <w:u w:val="single"/>
          <w:lang w:val="sr-Cyrl-RS"/>
        </w:rPr>
        <w:t>враћа</w:t>
      </w:r>
      <w:r w:rsidRPr="005954D6">
        <w:rPr>
          <w:lang w:val="sr-Cyrl-RS"/>
        </w:rPr>
        <w:t xml:space="preserve"> исти приказ који је био приказан пре форме за унос података за логовање, сада са индикацијом да је корисник улогован. (ИА)</w:t>
      </w:r>
    </w:p>
    <w:p w14:paraId="7317F170" w14:textId="3A215AD2" w:rsidR="00CE63D8" w:rsidRPr="005954D6" w:rsidRDefault="004A5673" w:rsidP="00CE63D8">
      <w:pPr>
        <w:jc w:val="center"/>
        <w:rPr>
          <w:lang w:val="sr-Cyrl-RS"/>
        </w:rPr>
      </w:pPr>
      <w:r w:rsidRPr="005954D6">
        <w:rPr>
          <w:rFonts w:eastAsia="Times New Roman" w:cs="Times New Roman"/>
          <w:noProof/>
          <w:lang w:val="sr-Cyrl-RS"/>
        </w:rPr>
        <mc:AlternateContent>
          <mc:Choice Requires="wpc">
            <w:drawing>
              <wp:inline distT="0" distB="0" distL="0" distR="0" wp14:anchorId="35BDD398" wp14:editId="57142020">
                <wp:extent cx="3810000" cy="1860550"/>
                <wp:effectExtent l="0" t="0" r="0" b="0"/>
                <wp:docPr id="120" name="Подлога за цртање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04" name="Group 129"/>
                        <wpg:cNvGrpSpPr/>
                        <wpg:grpSpPr>
                          <a:xfrm>
                            <a:off x="18996" y="122672"/>
                            <a:ext cx="781050" cy="838474"/>
                            <a:chOff x="476250" y="160950"/>
                            <a:chExt cx="781050" cy="838474"/>
                          </a:xfrm>
                        </wpg:grpSpPr>
                        <wpg:grpSp>
                          <wpg:cNvPr id="105" name="Group 186"/>
                          <wpg:cNvGrpSpPr/>
                          <wpg:grpSpPr>
                            <a:xfrm>
                              <a:off x="703874" y="160950"/>
                              <a:ext cx="294059" cy="600349"/>
                              <a:chOff x="0" y="0"/>
                              <a:chExt cx="381813" cy="779211"/>
                            </a:xfrm>
                          </wpg:grpSpPr>
                          <wps:wsp>
                            <wps:cNvPr id="106" name="Oval 189"/>
                            <wps:cNvSpPr/>
                            <wps:spPr>
                              <a:xfrm>
                                <a:off x="95414" y="0"/>
                                <a:ext cx="198782" cy="198782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11BAB0A0" w14:textId="77777777" w:rsidR="004A0D15" w:rsidRDefault="004A0D15" w:rsidP="00CE63D8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7" name="Straight Connector 191"/>
                            <wps:cNvCnPr/>
                            <wps:spPr>
                              <a:xfrm flipH="1">
                                <a:off x="194419" y="198782"/>
                                <a:ext cx="386" cy="302133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8" name="Straight Connector 192"/>
                            <wps:cNvCnPr/>
                            <wps:spPr>
                              <a:xfrm flipH="1">
                                <a:off x="47706" y="500597"/>
                                <a:ext cx="146328" cy="278432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9" name="Straight Connector 195"/>
                            <wps:cNvCnPr/>
                            <wps:spPr>
                              <a:xfrm>
                                <a:off x="194627" y="500835"/>
                                <a:ext cx="186981" cy="278376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10" name="Straight Connector 202"/>
                            <wps:cNvCnPr/>
                            <wps:spPr>
                              <a:xfrm>
                                <a:off x="0" y="285865"/>
                                <a:ext cx="381813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  <wps:wsp>
                          <wps:cNvPr id="111" name="Text Box 15"/>
                          <wps:cNvSpPr txBox="1"/>
                          <wps:spPr>
                            <a:xfrm>
                              <a:off x="476250" y="723199"/>
                              <a:ext cx="781050" cy="2762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7BD0AA46" w14:textId="77777777" w:rsidR="004A0D15" w:rsidRPr="00EF778F" w:rsidRDefault="004A0D15" w:rsidP="00CE63D8">
                                <w:pPr>
                                  <w:pStyle w:val="TextBox"/>
                                </w:pPr>
                                <w:r>
                                  <w:t>Корисник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12" name="Rectangle 131"/>
                        <wps:cNvSpPr/>
                        <wps:spPr>
                          <a:xfrm>
                            <a:off x="2676527" y="413312"/>
                            <a:ext cx="885824" cy="38010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0870A8BD" w14:textId="77777777" w:rsidR="004A0D15" w:rsidRPr="00EF778F" w:rsidRDefault="004A0D15" w:rsidP="00CE63D8">
                              <w:pPr>
                                <w:pStyle w:val="TextBox"/>
                              </w:pPr>
                              <w:r>
                                <w:t>Систем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Rectangle 132"/>
                        <wps:cNvSpPr/>
                        <wps:spPr>
                          <a:xfrm>
                            <a:off x="357284" y="942975"/>
                            <a:ext cx="76547" cy="720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Straight Connector 134"/>
                        <wps:cNvCnPr/>
                        <wps:spPr>
                          <a:xfrm>
                            <a:off x="3133726" y="828675"/>
                            <a:ext cx="0" cy="82800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bodyPr/>
                      </wps:wsp>
                      <wps:wsp>
                        <wps:cNvPr id="115" name="Rectangle 204"/>
                        <wps:cNvSpPr/>
                        <wps:spPr>
                          <a:xfrm>
                            <a:off x="3095627" y="1143000"/>
                            <a:ext cx="76547" cy="396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Straight Arrow Connector 135"/>
                        <wps:cNvCnPr/>
                        <wps:spPr>
                          <a:xfrm>
                            <a:off x="433831" y="1162050"/>
                            <a:ext cx="26617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 w="lg" len="med"/>
                          </a:ln>
                          <a:effectLst/>
                        </wps:spPr>
                        <wps:bodyPr/>
                      </wps:wsp>
                      <wps:wsp>
                        <wps:cNvPr id="117" name="Text Box 137"/>
                        <wps:cNvSpPr txBox="1"/>
                        <wps:spPr>
                          <a:xfrm>
                            <a:off x="667910" y="932571"/>
                            <a:ext cx="2297926" cy="258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35813911" w14:textId="77777777" w:rsidR="004A0D15" w:rsidRPr="008D3BE3" w:rsidRDefault="004A0D15" w:rsidP="00CE63D8">
                              <w:pPr>
                                <w:pStyle w:val="TextBox"/>
                              </w:pPr>
                              <w:r>
                                <w:t>ulogujKorisnika(ime,sifra)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Straight Arrow Connector 206"/>
                        <wps:cNvCnPr/>
                        <wps:spPr>
                          <a:xfrm>
                            <a:off x="433831" y="1476375"/>
                            <a:ext cx="26617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arrow" w="lg" len="med"/>
                            <a:tailEnd type="none" w="lg" len="med"/>
                          </a:ln>
                          <a:effectLst/>
                        </wps:spPr>
                        <wps:bodyPr/>
                      </wps:wsp>
                      <wps:wsp>
                        <wps:cNvPr id="119" name="Text Box 207"/>
                        <wps:cNvSpPr txBox="1"/>
                        <wps:spPr>
                          <a:xfrm>
                            <a:off x="838199" y="1246896"/>
                            <a:ext cx="1990726" cy="258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28E41F2C" w14:textId="45209835" w:rsidR="004A0D15" w:rsidRPr="00E46518" w:rsidRDefault="004A0D15" w:rsidP="00CE63D8">
                              <w:pPr>
                                <w:pStyle w:val="TextBox"/>
                                <w:rPr>
                                  <w:lang w:val="sr-Latn-RS"/>
                                </w:rPr>
                              </w:pPr>
                              <w:r>
                                <w:rPr>
                                  <w:lang w:val="sr-Latn-RS"/>
                                </w:rPr>
                                <w:t>PrethodniPrikaz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5BDD398" id="Подлога за цртање 115" o:spid="_x0000_s1234" editas="canvas" style="width:300pt;height:146.5pt;mso-position-horizontal-relative:char;mso-position-vertical-relative:line" coordsize="38100,18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">
                <v:shape id="_x0000_s1235" type="#_x0000_t75" style="position:absolute;width:38100;height:18605;visibility:visible;mso-wrap-style:square">
                  <v:fill o:detectmouseclick="t"/>
                  <v:path o:connecttype="none"/>
                </v:shape>
                <v:group id="Group 129" o:spid="_x0000_s1236" style="position:absolute;left:189;top:1226;width:7811;height:8385" coordorigin="4762,1609" coordsize="7810,8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+cX8QAAADcAAAADwAAAGRycy9kb3ducmV2LnhtbERPS2vCQBC+F/wPywi9&#10;1U20LRJdJYRaegiFqiDehuyYBLOzIbvN4993C4Xe5uN7znY/mkb01LnasoJ4EYEgLqyuuVRwPh2e&#10;1iCcR9bYWCYFEznY72YPW0y0HfiL+qMvRQhhl6CCyvs2kdIVFRl0C9sSB+5mO4M+wK6UusMhhJtG&#10;LqPoVRqsOTRU2FJWUXE/fhsF7wMO6Sp+6/P7LZuup5fPSx6TUo/zMd2A8DT6f/Gf+0OH+dEz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P+cX8QAAADcAAAA&#10;DwAAAAAAAAAAAAAAAACqAgAAZHJzL2Rvd25yZXYueG1sUEsFBgAAAAAEAAQA+gAAAJsDAAAAAA==&#10;">
                  <v:group id="Group 186" o:spid="_x0000_s1237" style="position:absolute;left:7038;top:1609;width:2941;height:6003" coordsize="3818,77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7M5xMMAAADcAAAADwAAAGRycy9kb3ducmV2LnhtbERPTWuDQBC9B/oflgn0&#10;lqy2GILJRiS0pQcpxARKb4M7UYk7K+5Wzb/vFgq9zeN9zj6bTSdGGlxrWUG8jkAQV1a3XCu4nF9X&#10;WxDOI2vsLJOCOznIDg+LPabaTnyisfS1CCHsUlTQeN+nUrqqIYNubXviwF3tYNAHONRSDziFcNPJ&#10;pyjaSIMth4YGezo2VN3Kb6PgbcIpf45fxuJ2Pd6/zsnHZxGTUo/LOd+B8DT7f/Gf+12H+VE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bsznEwwAAANwAAAAP&#10;AAAAAAAAAAAAAAAAAKoCAABkcnMvZG93bnJldi54bWxQSwUGAAAAAAQABAD6AAAAmgMAAAAA&#10;">
                    <v:oval id="Oval 189" o:spid="_x0000_s1238" style="position:absolute;left:954;width:1987;height:19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Dg5MUA&#10;AADcAAAADwAAAGRycy9kb3ducmV2LnhtbERPTWvCQBC9C/0PyxR6Ed1EaJToKiVU6knUVtDbkB2T&#10;2Oxsmt2a9N93CwVv83ifs1j1phY3al1lWUE8jkAQ51ZXXCj4eF+PZiCcR9ZYWyYFP+RgtXwYLDDV&#10;tuM93Q6+ECGEXYoKSu+bVEqXl2TQjW1DHLiLbQ36ANtC6ha7EG5qOYmiRBqsODSU2FBWUv55+DYK&#10;sm02vO6+Nsfk9e2cTONt9xyfdko9PfYvcxCeen8X/7s3OsyPEvh7Jlw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4ODkxQAAANwAAAAPAAAAAAAAAAAAAAAAAJgCAABkcnMv&#10;ZG93bnJldi54bWxQSwUGAAAAAAQABAD1AAAAigMAAAAA&#10;" fillcolor="window" strokecolor="windowText">
                      <v:textbox>
                        <w:txbxContent>
                          <w:p w14:paraId="11BAB0A0" w14:textId="77777777" w:rsidR="004A0D15" w:rsidRDefault="004A0D15" w:rsidP="00CE63D8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  <v:line id="Straight Connector 191" o:spid="_x0000_s1239" style="position:absolute;flip:x;visibility:visible;mso-wrap-style:square" from="1944,1987" to="1948,50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QZ1cQAAADcAAAADwAAAGRycy9kb3ducmV2LnhtbERPTWsCMRC9F/wPYQQvotlKqbo1ihQK&#10;PXipyoq3cTPdLLuZbJNUt/++KQi9zeN9zmrT21ZcyYfasYLHaQaCuHS65krB8fA2WYAIEVlj65gU&#10;/FCAzXrwsMJcuxt/0HUfK5FCOOSowMTY5VKG0pDFMHUdceI+nbcYE/SV1B5vKdy2cpZlz9JizanB&#10;YEevhspm/20VyMVu/OW3l6emaE6npSnKojvvlBoN++0LiEh9/Bff3e86zc/m8PdMukC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NBnVxAAAANwAAAAPAAAAAAAAAAAA&#10;AAAAAKECAABkcnMvZG93bnJldi54bWxQSwUGAAAAAAQABAD5AAAAkgMAAAAA&#10;"/>
                    <v:line id="Straight Connector 192" o:spid="_x0000_s1240" style="position:absolute;flip:x;visibility:visible;mso-wrap-style:square" from="477,5005" to="1940,77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uNp8cAAADcAAAADwAAAGRycy9kb3ducmV2LnhtbESPQUsDMRCF74L/IYzgRWxWEWm3TUsp&#10;CB56sZYtvY2b6WbZzWSbxHb9985B8DbDe/PeN4vV6Ht1oZjawAaeJgUo4jrYlhsD+8+3xymolJEt&#10;9oHJwA8lWC1vbxZY2nDlD7rscqMkhFOJBlzOQ6l1qh15TJMwEIt2CtFjljU22ka8Srjv9XNRvGqP&#10;LUuDw4E2jupu9+0N6On24RzXXy9d1R0OM1fV1XDcGnN/N67noDKN+d/8d/1uBb8QWnlGJt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q42nxwAAANwAAAAPAAAAAAAA&#10;AAAAAAAAAKECAABkcnMvZG93bnJldi54bWxQSwUGAAAAAAQABAD5AAAAlQMAAAAA&#10;"/>
                    <v:line id="Straight Connector 195" o:spid="_x0000_s1241" style="position:absolute;visibility:visible;mso-wrap-style:square" from="1946,5008" to="3816,7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OpQ8QAAADcAAAADwAAAGRycy9kb3ducmV2LnhtbERPS2vCQBC+F/oflhF6qxtbCDW6irQU&#10;1EOpD9DjmB2T2Oxs2F2T9N+7QqG3+fieM533phYtOV9ZVjAaJiCIc6srLhTsd5/PbyB8QNZYWyYF&#10;v+RhPnt8mGKmbccbarehEDGEfYYKyhCaTEqfl2TQD21DHLmzdQZDhK6Q2mEXw00tX5IklQYrjg0l&#10;NvReUv6zvRoFX6/fabtYrZf9YZWe8o/N6XjpnFJPg34xARGoD//iP/dSx/nJGO7PxAvk7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w6lDxAAAANwAAAAPAAAAAAAAAAAA&#10;AAAAAKECAABkcnMvZG93bnJldi54bWxQSwUGAAAAAAQABAD5AAAAkgMAAAAA&#10;"/>
                    <v:line id="Straight Connector 202" o:spid="_x0000_s1242" style="position:absolute;visibility:visible;mso-wrap-style:square" from="0,2858" to="3818,2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CWA8cAAADcAAAADwAAAGRycy9kb3ducmV2LnhtbESPQUvDQBCF70L/wzIFb3ZThSCx21Ja&#10;hNaD2CrY4zQ7TaLZ2bC7JvHfOwehtxnem/e+WaxG16qeQmw8G5jPMlDEpbcNVwY+3p/vHkHFhGyx&#10;9UwGfinCajm5WWBh/cAH6o+pUhLCsUADdUpdoXUsa3IYZ74jFu3ig8Mka6i0DThIuGv1fZbl2mHD&#10;0lBjR5uayu/jjzPw+vCW9+v9y2783Ofncns4n76GYMztdFw/gUo0pqv5/3pnBX8u+PKMTK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TIJYDxwAAANwAAAAPAAAAAAAA&#10;AAAAAAAAAKECAABkcnMvZG93bnJldi54bWxQSwUGAAAAAAQABAD5AAAAlQMAAAAA&#10;"/>
                  </v:group>
                  <v:shape id="Text Box 15" o:spid="_x0000_s1243" type="#_x0000_t202" style="position:absolute;left:4762;top:7231;width:7811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E5RcMA&#10;AADcAAAADwAAAGRycy9kb3ducmV2LnhtbERPTYvCMBC9C/sfwgjeNK2gSNcoUhBl0YNuL3ubbca2&#10;2Ey6TVarv94Igrd5vM+ZLztTiwu1rrKsIB5FIIhzqysuFGTf6+EMhPPIGmvLpOBGDpaLj94cE22v&#10;fKDL0RcihLBLUEHpfZNI6fKSDLqRbYgDd7KtQR9gW0jd4jWEm1qOo2gqDVYcGkpsKC0pPx//jYKv&#10;dL3Hw+/YzO51utmdVs1f9jNRatDvVp8gPHX+LX65tzrMj2N4PhMu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wE5RcMAAADcAAAADwAAAAAAAAAAAAAAAACYAgAAZHJzL2Rv&#10;d25yZXYueG1sUEsFBgAAAAAEAAQA9QAAAIgDAAAAAA==&#10;" filled="f" stroked="f" strokeweight=".5pt">
                    <v:textbox>
                      <w:txbxContent>
                        <w:p w14:paraId="7BD0AA46" w14:textId="77777777" w:rsidR="004A0D15" w:rsidRPr="00EF778F" w:rsidRDefault="004A0D15" w:rsidP="00CE63D8">
                          <w:pPr>
                            <w:pStyle w:val="TextBox"/>
                          </w:pPr>
                          <w:r>
                            <w:t>Корисник</w:t>
                          </w:r>
                        </w:p>
                      </w:txbxContent>
                    </v:textbox>
                  </v:shape>
                </v:group>
                <v:rect id="Rectangle 131" o:spid="_x0000_s1244" style="position:absolute;left:26765;top:4133;width:8858;height:38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NsMsAA&#10;AADcAAAADwAAAGRycy9kb3ducmV2LnhtbERPS4vCMBC+C/6HMMJeZE3rQaQapS647NXXfWxmm2Iz&#10;KUms3X+/EQRv8/E9Z70dbCt68qFxrCCfZSCIK6cbrhWcT/vPJYgQkTW2jknBHwXYbsajNRbaPfhA&#10;/THWIoVwKFCBibErpAyVIYth5jrixP06bzEm6GupPT5SuG3lPMsW0mLDqcFgR1+GqtvxbhXEa2lO&#10;ud+V93M1PSyu3/v+trso9TEZyhWISEN8i1/uH53m53N4PpMukJ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CNsMsAAAADcAAAADwAAAAAAAAAAAAAAAACYAgAAZHJzL2Rvd25y&#10;ZXYueG1sUEsFBgAAAAAEAAQA9QAAAIUDAAAAAA==&#10;" fillcolor="window" strokecolor="windowText" strokeweight=".5pt">
                  <v:textbox>
                    <w:txbxContent>
                      <w:p w14:paraId="0870A8BD" w14:textId="77777777" w:rsidR="004A0D15" w:rsidRPr="00EF778F" w:rsidRDefault="004A0D15" w:rsidP="00CE63D8">
                        <w:pPr>
                          <w:pStyle w:val="TextBox"/>
                        </w:pPr>
                        <w:r>
                          <w:t>Систем</w:t>
                        </w:r>
                      </w:p>
                    </w:txbxContent>
                  </v:textbox>
                </v:rect>
                <v:rect id="Rectangle 132" o:spid="_x0000_s1245" style="position:absolute;left:3572;top:9429;width:766;height:7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/JqcEA&#10;AADcAAAADwAAAGRycy9kb3ducmV2LnhtbERPTWvDMAy9D/YfjAq7jMVJB2VkdUs6aNm1bXZXYzUO&#10;ieVgu2n27+fBYDc93qfW29kOYiIfOscKiiwHQdw43XGroD7vX95AhIiscXBMCr4pwHbz+LDGUrs7&#10;H2k6xVakEA4lKjAxjqWUoTFkMWRuJE7c1XmLMUHfSu3xnsLtIJd5vpIWO04NBkf6MNT0p5tVEC+V&#10;ORd+V93q5vm4uhz2U7/7UuppMVfvICLN8V/85/7UaX7xCr/PpAvk5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NvyanBAAAA3AAAAA8AAAAAAAAAAAAAAAAAmAIAAGRycy9kb3du&#10;cmV2LnhtbFBLBQYAAAAABAAEAPUAAACGAwAAAAA=&#10;" fillcolor="window" strokecolor="windowText" strokeweight=".5pt"/>
                <v:line id="Straight Connector 134" o:spid="_x0000_s1246" style="position:absolute;visibility:visible;mso-wrap-style:square" from="31337,8286" to="31337,165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F5BcEAAADcAAAADwAAAGRycy9kb3ducmV2LnhtbERPS4vCMBC+C/sfwix4WTRV1ErXKKsg&#10;6EHxheehmW3LNpPSxFr/vREWvM3H95zZojWlaKh2hWUFg34Egji1uuBMweW87k1BOI+ssbRMCh7k&#10;YDH/6Mww0fbOR2pOPhMhhF2CCnLvq0RKl+Zk0PVtRRy4X1sb9AHWmdQ13kO4KeUwiibSYMGhIceK&#10;Vjmlf6ebUcD0dc12JVcmauPt8nCV8XjfKNX9bH++QXhq/Vv8797oMH8wgtcz4QI5f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kXkFwQAAANwAAAAPAAAAAAAAAAAAAAAA&#10;AKECAABkcnMvZG93bnJldi54bWxQSwUGAAAAAAQABAD5AAAAjwMAAAAA&#10;" strokeweight=".5pt">
                  <v:stroke dashstyle="dash"/>
                </v:line>
                <v:rect id="Rectangle 204" o:spid="_x0000_s1247" style="position:absolute;left:30956;top:11430;width:765;height:39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r0RsEA&#10;AADcAAAADwAAAGRycy9kb3ducmV2LnhtbERPTWvDMAy9D/YfjAq7jMVJYWVkdUs6aNm1bXZXYzUO&#10;ieVgu2n27+fBYDc93qfW29kOYiIfOscKiiwHQdw43XGroD7vX95AhIiscXBMCr4pwHbz+LDGUrs7&#10;H2k6xVakEA4lKjAxjqWUoTFkMWRuJE7c1XmLMUHfSu3xnsLtIJd5vpIWO04NBkf6MNT0p5tVEC+V&#10;ORd+V93q5vm4uhz2U7/7UuppMVfvICLN8V/85/7UaX7xCr/PpAvk5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PK9EbBAAAA3AAAAA8AAAAAAAAAAAAAAAAAmAIAAGRycy9kb3du&#10;cmV2LnhtbFBLBQYAAAAABAAEAPUAAACGAwAAAAA=&#10;" fillcolor="window" strokecolor="windowText" strokeweight=".5pt"/>
                <v:shape id="Straight Arrow Connector 135" o:spid="_x0000_s1248" type="#_x0000_t32" style="position:absolute;left:4338;top:11620;width:2661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9jbvMIAAADcAAAADwAAAGRycy9kb3ducmV2LnhtbERPTYvCMBC9L/gfwgh7W1MXEbcaRQTF&#10;vSzqiuexGZvSZlKabFv/vVkQvM3jfc5i1dtKtNT4wrGC8SgBQZw5XXCu4Py7/ZiB8AFZY+WYFNzJ&#10;w2o5eFtgql3HR2pPIRcxhH2KCkwIdSqlzwxZ9CNXE0fu5hqLIcIml7rBLobbSn4myVRaLDg2GKxp&#10;YygrT39WwaS9zL47c7zsdj+bsiqLg/26HpR6H/brOYhAfXiJn+69jvPHU/h/Jl4gl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9jbvMIAAADcAAAADwAAAAAAAAAAAAAA&#10;AAChAgAAZHJzL2Rvd25yZXYueG1sUEsFBgAAAAAEAAQA+QAAAJADAAAAAA==&#10;">
                  <v:stroke endarrow="open" endarrowwidth="wide"/>
                </v:shape>
                <v:shape id="Text Box 137" o:spid="_x0000_s1249" type="#_x0000_t202" style="position:absolute;left:6679;top:9325;width:22979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QEqsQA&#10;AADcAAAADwAAAGRycy9kb3ducmV2LnhtbERPS2vCQBC+F/wPywje6iaCraSuEgJSkfbg4+JtzI5J&#10;aHY2za5J7K/vFgre5uN7znI9mFp01LrKsoJ4GoEgzq2uuFBwOm6eFyCcR9ZYWyYFd3KwXo2elpho&#10;2/OeuoMvRAhhl6CC0vsmkdLlJRl0U9sQB+5qW4M+wLaQusU+hJtazqLoRRqsODSU2FBWUv51uBkF&#10;u2zzifvLzCx+6uz945o236fzXKnJeEjfQHga/EP8797qMD9+hb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kBKrEAAAA3AAAAA8AAAAAAAAAAAAAAAAAmAIAAGRycy9k&#10;b3ducmV2LnhtbFBLBQYAAAAABAAEAPUAAACJAwAAAAA=&#10;" filled="f" stroked="f" strokeweight=".5pt">
                  <v:textbox>
                    <w:txbxContent>
                      <w:p w14:paraId="35813911" w14:textId="77777777" w:rsidR="004A0D15" w:rsidRPr="008D3BE3" w:rsidRDefault="004A0D15" w:rsidP="00CE63D8">
                        <w:pPr>
                          <w:pStyle w:val="TextBox"/>
                        </w:pPr>
                        <w:r>
                          <w:t>ulogujKorisnika(ime,sifra)</w:t>
                        </w:r>
                      </w:p>
                    </w:txbxContent>
                  </v:textbox>
                </v:shape>
                <v:shape id="Straight Arrow Connector 206" o:spid="_x0000_s1250" type="#_x0000_t32" style="position:absolute;left:4338;top:14763;width:2661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QMlsEAAADcAAAADwAAAGRycy9kb3ducmV2LnhtbESPzYrCQAzH7wu+wxDB2zqtgixdR6mC&#10;IOjFrg8QO9m22MmUzqj17c1B8JaQ/8cvy/XgWnWnPjSeDaTTBBRx6W3DlYHz3+77B1SIyBZbz2Tg&#10;SQHWq9HXEjPrH3yiexErJSEcMjRQx9hlWoeyJodh6jtiuf373mGUta+07fEh4a7VsyRZaIcNS0ON&#10;HW1rKq/FzUlvemqKauPxeF5c8jSfX/zBHYyZjIf8F1SkIX7Eb/feCn4qtPKMTKB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8NAyWwQAAANwAAAAPAAAAAAAAAAAAAAAA&#10;AKECAABkcnMvZG93bnJldi54bWxQSwUGAAAAAAQABAD5AAAAjwMAAAAA&#10;">
                  <v:stroke startarrow="open" startarrowwidth="wide" endarrowwidth="wide"/>
                </v:shape>
                <v:shape id="Text Box 207" o:spid="_x0000_s1251" type="#_x0000_t202" style="position:absolute;left:8381;top:12468;width:19908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c1Q8MA&#10;AADcAAAADwAAAGRycy9kb3ducmV2LnhtbERPTYvCMBC9C/6HMMLeNFXYRbtGkYK4LHpQe/E224xt&#10;sZnUJmrdX28Ewds83udM562pxJUaV1pWMBxEIIgzq0vOFaT7ZX8MwnlkjZVlUnAnB/NZtzPFWNsb&#10;b+m687kIIexiVFB4X8dSuqwgg25ga+LAHW1j0AfY5FI3eAvhppKjKPqSBksODQXWlBSUnXYXo+A3&#10;WW5w+zcy4/8qWa2Pi/qcHj6V+ui1i28Qnlr/Fr/cPzrMH07g+Uy4QM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Xc1Q8MAAADcAAAADwAAAAAAAAAAAAAAAACYAgAAZHJzL2Rv&#10;d25yZXYueG1sUEsFBgAAAAAEAAQA9QAAAIgDAAAAAA==&#10;" filled="f" stroked="f" strokeweight=".5pt">
                  <v:textbox>
                    <w:txbxContent>
                      <w:p w14:paraId="28E41F2C" w14:textId="45209835" w:rsidR="004A0D15" w:rsidRPr="00E46518" w:rsidRDefault="004A0D15" w:rsidP="00CE63D8">
                        <w:pPr>
                          <w:pStyle w:val="TextBox"/>
                          <w:rPr>
                            <w:lang w:val="sr-Latn-RS"/>
                          </w:rPr>
                        </w:pPr>
                        <w:r>
                          <w:rPr>
                            <w:lang w:val="sr-Latn-RS"/>
                          </w:rPr>
                          <w:t>PrethodniPrikaz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8965BE2" w14:textId="77777777" w:rsidR="004D5E36" w:rsidRPr="005954D6" w:rsidRDefault="004D5E36" w:rsidP="004D5E36">
      <w:pPr>
        <w:rPr>
          <w:b/>
          <w:lang w:val="sr-Cyrl-RS"/>
        </w:rPr>
      </w:pPr>
      <w:r w:rsidRPr="005954D6">
        <w:rPr>
          <w:b/>
          <w:lang w:val="sr-Cyrl-RS"/>
        </w:rPr>
        <w:t>Алтернативни сценарији:</w:t>
      </w:r>
    </w:p>
    <w:p w14:paraId="3B4FD33B" w14:textId="57BFAFFB" w:rsidR="004D5E36" w:rsidRPr="005954D6" w:rsidRDefault="004D5E36" w:rsidP="004D5E36">
      <w:pPr>
        <w:pStyle w:val="AltScen"/>
        <w:rPr>
          <w:lang w:val="sr-Cyrl-RS"/>
        </w:rPr>
      </w:pPr>
      <w:r w:rsidRPr="005954D6">
        <w:rPr>
          <w:lang w:val="sr-Cyrl-RS"/>
        </w:rPr>
        <w:t>3.1</w:t>
      </w:r>
      <w:r w:rsidRPr="005954D6">
        <w:rPr>
          <w:lang w:val="sr-Cyrl-RS"/>
        </w:rPr>
        <w:tab/>
        <w:t xml:space="preserve">Ако унето корисничко име не постоји, или унета шифра не одговара снимљеној шифри за то корисничко име, систем ће одбити да </w:t>
      </w:r>
      <w:r w:rsidR="000A6F05" w:rsidRPr="005954D6">
        <w:rPr>
          <w:lang w:val="sr-Cyrl-RS"/>
        </w:rPr>
        <w:t>улогује корисника и вратити исти</w:t>
      </w:r>
      <w:r w:rsidRPr="005954D6">
        <w:rPr>
          <w:lang w:val="sr-Cyrl-RS"/>
        </w:rPr>
        <w:t xml:space="preserve"> </w:t>
      </w:r>
      <w:r w:rsidR="000A6F05" w:rsidRPr="005954D6">
        <w:rPr>
          <w:lang w:val="sr-Cyrl-RS"/>
        </w:rPr>
        <w:t>приказ на к</w:t>
      </w:r>
      <w:r w:rsidRPr="005954D6">
        <w:rPr>
          <w:lang w:val="sr-Cyrl-RS"/>
        </w:rPr>
        <w:t>о</w:t>
      </w:r>
      <w:r w:rsidR="000A6F05" w:rsidRPr="005954D6">
        <w:rPr>
          <w:lang w:val="sr-Cyrl-RS"/>
        </w:rPr>
        <w:t>ме</w:t>
      </w:r>
      <w:r w:rsidRPr="005954D6">
        <w:rPr>
          <w:lang w:val="sr-Cyrl-RS"/>
        </w:rPr>
        <w:t xml:space="preserve"> је био корисник. Процес се прекида.</w:t>
      </w:r>
    </w:p>
    <w:p w14:paraId="00674818" w14:textId="01CCF99B" w:rsidR="004D5E36" w:rsidRPr="005954D6" w:rsidRDefault="004A5673" w:rsidP="00E46518">
      <w:pPr>
        <w:pStyle w:val="ProList"/>
        <w:jc w:val="center"/>
        <w:rPr>
          <w:lang w:val="sr-Cyrl-RS"/>
        </w:rPr>
      </w:pPr>
      <w:r w:rsidRPr="005954D6">
        <w:rPr>
          <w:rFonts w:eastAsia="Times New Roman" w:cs="Times New Roman"/>
          <w:noProof/>
          <w:lang w:val="sr-Cyrl-RS"/>
        </w:rPr>
        <mc:AlternateContent>
          <mc:Choice Requires="wpc">
            <w:drawing>
              <wp:inline distT="0" distB="0" distL="0" distR="0" wp14:anchorId="27BB7154" wp14:editId="698DD90F">
                <wp:extent cx="3810000" cy="1860550"/>
                <wp:effectExtent l="0" t="0" r="0" b="0"/>
                <wp:docPr id="586" name="Подлога за цртање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03" name="Group 129"/>
                        <wpg:cNvGrpSpPr/>
                        <wpg:grpSpPr>
                          <a:xfrm>
                            <a:off x="18996" y="122672"/>
                            <a:ext cx="781050" cy="838474"/>
                            <a:chOff x="476250" y="160950"/>
                            <a:chExt cx="781050" cy="838474"/>
                          </a:xfrm>
                        </wpg:grpSpPr>
                        <wpg:grpSp>
                          <wpg:cNvPr id="152" name="Group 186"/>
                          <wpg:cNvGrpSpPr/>
                          <wpg:grpSpPr>
                            <a:xfrm>
                              <a:off x="703874" y="160950"/>
                              <a:ext cx="294059" cy="600349"/>
                              <a:chOff x="0" y="0"/>
                              <a:chExt cx="381813" cy="779211"/>
                            </a:xfrm>
                          </wpg:grpSpPr>
                          <wps:wsp>
                            <wps:cNvPr id="153" name="Oval 189"/>
                            <wps:cNvSpPr/>
                            <wps:spPr>
                              <a:xfrm>
                                <a:off x="95414" y="0"/>
                                <a:ext cx="198782" cy="198782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5CF7587D" w14:textId="77777777" w:rsidR="004A0D15" w:rsidRDefault="004A0D15" w:rsidP="00E46518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4" name="Straight Connector 191"/>
                            <wps:cNvCnPr/>
                            <wps:spPr>
                              <a:xfrm flipH="1">
                                <a:off x="194419" y="198782"/>
                                <a:ext cx="386" cy="302133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55" name="Straight Connector 192"/>
                            <wps:cNvCnPr/>
                            <wps:spPr>
                              <a:xfrm flipH="1">
                                <a:off x="47706" y="500597"/>
                                <a:ext cx="146328" cy="278432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56" name="Straight Connector 195"/>
                            <wps:cNvCnPr/>
                            <wps:spPr>
                              <a:xfrm>
                                <a:off x="194627" y="500835"/>
                                <a:ext cx="186981" cy="278376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57" name="Straight Connector 202"/>
                            <wps:cNvCnPr/>
                            <wps:spPr>
                              <a:xfrm>
                                <a:off x="0" y="285865"/>
                                <a:ext cx="381813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  <wps:wsp>
                          <wps:cNvPr id="158" name="Text Box 15"/>
                          <wps:cNvSpPr txBox="1"/>
                          <wps:spPr>
                            <a:xfrm>
                              <a:off x="476250" y="723199"/>
                              <a:ext cx="781050" cy="2762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180A9D5D" w14:textId="77777777" w:rsidR="004A0D15" w:rsidRPr="00EF778F" w:rsidRDefault="004A0D15" w:rsidP="00E46518">
                                <w:pPr>
                                  <w:pStyle w:val="TextBox"/>
                                </w:pPr>
                                <w:r>
                                  <w:t>Корисник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59" name="Rectangle 131"/>
                        <wps:cNvSpPr/>
                        <wps:spPr>
                          <a:xfrm>
                            <a:off x="2676527" y="413312"/>
                            <a:ext cx="885824" cy="38010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6A43A61D" w14:textId="77777777" w:rsidR="004A0D15" w:rsidRPr="00EF778F" w:rsidRDefault="004A0D15" w:rsidP="00E46518">
                              <w:pPr>
                                <w:pStyle w:val="TextBox"/>
                              </w:pPr>
                              <w:r>
                                <w:t>Систем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Rectangle 132"/>
                        <wps:cNvSpPr/>
                        <wps:spPr>
                          <a:xfrm>
                            <a:off x="357284" y="942975"/>
                            <a:ext cx="76547" cy="720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Straight Connector 134"/>
                        <wps:cNvCnPr/>
                        <wps:spPr>
                          <a:xfrm>
                            <a:off x="3133726" y="828675"/>
                            <a:ext cx="0" cy="82800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bodyPr/>
                      </wps:wsp>
                      <wps:wsp>
                        <wps:cNvPr id="162" name="Rectangle 204"/>
                        <wps:cNvSpPr/>
                        <wps:spPr>
                          <a:xfrm>
                            <a:off x="3095627" y="1143000"/>
                            <a:ext cx="76547" cy="396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Straight Arrow Connector 135"/>
                        <wps:cNvCnPr/>
                        <wps:spPr>
                          <a:xfrm>
                            <a:off x="433831" y="1162050"/>
                            <a:ext cx="26617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 w="lg" len="med"/>
                          </a:ln>
                          <a:effectLst/>
                        </wps:spPr>
                        <wps:bodyPr/>
                      </wps:wsp>
                      <wps:wsp>
                        <wps:cNvPr id="164" name="Text Box 137"/>
                        <wps:cNvSpPr txBox="1"/>
                        <wps:spPr>
                          <a:xfrm>
                            <a:off x="667910" y="932571"/>
                            <a:ext cx="2297926" cy="258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4048A29E" w14:textId="77777777" w:rsidR="004A0D15" w:rsidRPr="008D3BE3" w:rsidRDefault="004A0D15" w:rsidP="00E46518">
                              <w:pPr>
                                <w:pStyle w:val="TextBox"/>
                              </w:pPr>
                              <w:r>
                                <w:t>ulogujKorisnika(ime,sifra)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Straight Arrow Connector 206"/>
                        <wps:cNvCnPr/>
                        <wps:spPr>
                          <a:xfrm>
                            <a:off x="433831" y="1476375"/>
                            <a:ext cx="26617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arrow" w="lg" len="med"/>
                            <a:tailEnd type="none" w="lg" len="med"/>
                          </a:ln>
                          <a:effectLst/>
                        </wps:spPr>
                        <wps:bodyPr/>
                      </wps:wsp>
                      <wps:wsp>
                        <wps:cNvPr id="166" name="Text Box 207"/>
                        <wps:cNvSpPr txBox="1"/>
                        <wps:spPr>
                          <a:xfrm>
                            <a:off x="838199" y="1246896"/>
                            <a:ext cx="1990726" cy="258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3D935972" w14:textId="584C34B4" w:rsidR="004A0D15" w:rsidRPr="00E46518" w:rsidRDefault="004A0D15" w:rsidP="00E46518">
                              <w:pPr>
                                <w:pStyle w:val="TextBox"/>
                                <w:rPr>
                                  <w:lang w:val="sr-Latn-RS"/>
                                </w:rPr>
                              </w:pPr>
                              <w:r>
                                <w:rPr>
                                  <w:lang w:val="sr-Latn-RS"/>
                                </w:rPr>
                                <w:t>Greska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7BB7154" id="Подлога за цртање 586" o:spid="_x0000_s1252" editas="canvas" style="width:300pt;height:146.5pt;mso-position-horizontal-relative:char;mso-position-vertical-relative:line" coordsize="38100,18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">
                <v:shape id="_x0000_s1253" type="#_x0000_t75" style="position:absolute;width:38100;height:18605;visibility:visible;mso-wrap-style:square">
                  <v:fill o:detectmouseclick="t"/>
                  <v:path o:connecttype="none"/>
                </v:shape>
                <v:group id="Group 129" o:spid="_x0000_s1254" style="position:absolute;left:189;top:1226;width:7811;height:8385" coordorigin="4762,1609" coordsize="7810,8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EK8MAAADc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frSExzPh&#10;Arn5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FgQrwwAAANwAAAAP&#10;AAAAAAAAAAAAAAAAAKoCAABkcnMvZG93bnJldi54bWxQSwUGAAAAAAQABAD6AAAAmgMAAAAA&#10;">
                  <v:group id="Group 186" o:spid="_x0000_s1255" style="position:absolute;left:7038;top:1609;width:2941;height:6003" coordsize="3818,77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+mOrc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nwG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6Y6twwAAANwAAAAP&#10;AAAAAAAAAAAAAAAAAKoCAABkcnMvZG93bnJldi54bWxQSwUGAAAAAAQABAD6AAAAmgMAAAAA&#10;">
                    <v:oval id="Oval 189" o:spid="_x0000_s1256" style="position:absolute;left:954;width:1987;height:19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RsYcYA&#10;AADcAAAADwAAAGRycy9kb3ducmV2LnhtbERPTWvCQBC9C/0PywhepG5iMS2pq0iw1JOobaG9Ddkx&#10;Sc3OxuzWpP/eLQi9zeN9znzZm1pcqHWVZQXxJAJBnFtdcaHg/e3l/gmE88gaa8uk4JccLBd3gzmm&#10;2na8p8vBFyKEsEtRQel9k0rp8pIMuoltiAN3tK1BH2BbSN1iF8JNLadRlEiDFYeGEhvKSspPhx+j&#10;INtm4+/defORrF+/ksd4283iz51So2G/egbhqff/4pt7o8P82QP8PRMukI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SRsYcYAAADcAAAADwAAAAAAAAAAAAAAAACYAgAAZHJz&#10;L2Rvd25yZXYueG1sUEsFBgAAAAAEAAQA9QAAAIsDAAAAAA==&#10;" fillcolor="window" strokecolor="windowText">
                      <v:textbox>
                        <w:txbxContent>
                          <w:p w14:paraId="5CF7587D" w14:textId="77777777" w:rsidR="004A0D15" w:rsidRDefault="004A0D15" w:rsidP="00E46518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  <v:line id="Straight Connector 191" o:spid="_x0000_s1257" style="position:absolute;flip:x;visibility:visible;mso-wrap-style:square" from="1944,1987" to="1948,50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1Wov8QAAADcAAAADwAAAGRycy9kb3ducmV2LnhtbERPTWsCMRC9C/6HMIVepGYtWnQ1ihQK&#10;PXipLSvexs10s+xmsk1S3f77RhC8zeN9zmrT21acyYfasYLJOANBXDpdc6Xg6/PtaQ4iRGSNrWNS&#10;8EcBNuvhYIW5dhf+oPM+ViKFcMhRgYmxy6UMpSGLYew64sR9O28xJugrqT1eUrht5XOWvUiLNacG&#10;gx29Giqb/a9VIOe70Y/fnqZN0RwOC1OURXfcKfX40G+XICL18S6+ud91mj+bwvWZdIFc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Vai/xAAAANwAAAAPAAAAAAAAAAAA&#10;AAAAAKECAABkcnMvZG93bnJldi54bWxQSwUGAAAAAAQABAD5AAAAkgMAAAAA&#10;"/>
                    <v:line id="Straight Connector 192" o:spid="_x0000_s1258" style="position:absolute;flip:x;visibility:visible;mso-wrap-style:square" from="477,5005" to="1940,77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kNJMQAAADcAAAADwAAAGRycy9kb3ducmV2LnhtbERPTWsCMRC9C/6HMIVeSs1atOhqFCkU&#10;PHipyoq3cTPdLLuZbJNUt/++KRS8zeN9znLd21ZcyYfasYLxKANBXDpdc6XgeHh/noEIEVlj65gU&#10;/FCA9Wo4WGKu3Y0/6LqPlUghHHJUYGLscilDachiGLmOOHGfzluMCfpKao+3FG5b+ZJlr9JizanB&#10;YEdvhspm/20VyNnu6ctvLpOmaE6nuSnKojvvlHp86DcLEJH6eBf/u7c6zZ9O4e+ZdIF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GQ0kxAAAANwAAAAPAAAAAAAAAAAA&#10;AAAAAKECAABkcnMvZG93bnJldi54bWxQSwUGAAAAAAQABAD5AAAAkgMAAAAA&#10;"/>
                    <v:line id="Straight Connector 195" o:spid="_x0000_s1259" style="position:absolute;visibility:visible;mso-wrap-style:square" from="1946,5008" to="3816,7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8SLMQAAADcAAAADwAAAGRycy9kb3ducmV2LnhtbERPS2vCQBC+F/oflhF6qxtbGiS6irQU&#10;1IPUB+hxzI5JbHY27K5J+u+7QqG3+fieM533phYtOV9ZVjAaJiCIc6srLhQc9p/PYxA+IGusLZOC&#10;H/Iwnz0+TDHTtuMttbtQiBjCPkMFZQhNJqXPSzLoh7YhjtzFOoMhQldI7bCL4aaWL0mSSoMVx4YS&#10;G3ovKf/e3YyCzetX2i5W62V/XKXn/GN7Pl07p9TToF9MQATqw7/4z73Ucf5bCvdn4gVy9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7xIsxAAAANwAAAAPAAAAAAAAAAAA&#10;AAAAAKECAABkcnMvZG93bnJldi54bWxQSwUGAAAAAAQABAD5AAAAkgMAAAAA&#10;"/>
                    <v:line id="Straight Connector 202" o:spid="_x0000_s1260" style="position:absolute;visibility:visible;mso-wrap-style:square" from="0,2858" to="3818,2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O3t8UAAADcAAAADwAAAGRycy9kb3ducmV2LnhtbERPTWvCQBC9C/6HZYTedNMW05K6irQU&#10;tAdRW2iPY3aaRLOzYXdN0n/vCkJv83ifM1v0phYtOV9ZVnA/SUAQ51ZXXCj4+nwfP4PwAVljbZkU&#10;/JGHxXw4mGGmbcc7avehEDGEfYYKyhCaTEqfl2TQT2xDHLlf6wyGCF0htcMuhptaPiRJKg1WHBtK&#10;bOi1pPy0PxsFm8dt2i7XH6v+e50e8rfd4efYOaXuRv3yBUSgPvyLb+6VjvOnT3B9Jl4g5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qO3t8UAAADcAAAADwAAAAAAAAAA&#10;AAAAAAChAgAAZHJzL2Rvd25yZXYueG1sUEsFBgAAAAAEAAQA+QAAAJMDAAAAAA==&#10;"/>
                  </v:group>
                  <v:shape id="Text Box 15" o:spid="_x0000_s1261" type="#_x0000_t202" style="position:absolute;left:4762;top:7231;width:7811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EpGMcA&#10;AADcAAAADwAAAGRycy9kb3ducmV2LnhtbESPT2vCQBDF7wW/wzJCb3WjYJHUjUhALKU9qLl4m2Yn&#10;fzA7G7NbTfvpO4dCbzO8N+/9Zr0ZXaduNITWs4H5LAFFXHrbcm2gOO2eVqBCRLbYeSYD3xRgk00e&#10;1phaf+cD3Y6xVhLCIUUDTYx9qnUoG3IYZr4nFq3yg8Mo61BrO+Bdwl2nF0nyrB22LA0N9pQ3VF6O&#10;X87AW777wMPnwq1+unz/Xm37a3FeGvM4HbcvoCKN8d/8d/1qBX8ptPKMTKC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RRKRjHAAAA3AAAAA8AAAAAAAAAAAAAAAAAmAIAAGRy&#10;cy9kb3ducmV2LnhtbFBLBQYAAAAABAAEAPUAAACMAwAAAAA=&#10;" filled="f" stroked="f" strokeweight=".5pt">
                    <v:textbox>
                      <w:txbxContent>
                        <w:p w14:paraId="180A9D5D" w14:textId="77777777" w:rsidR="004A0D15" w:rsidRPr="00EF778F" w:rsidRDefault="004A0D15" w:rsidP="00E46518">
                          <w:pPr>
                            <w:pStyle w:val="TextBox"/>
                          </w:pPr>
                          <w:r>
                            <w:t>Корисник</w:t>
                          </w:r>
                        </w:p>
                      </w:txbxContent>
                    </v:textbox>
                  </v:shape>
                </v:group>
                <v:rect id="Rectangle 131" o:spid="_x0000_s1262" style="position:absolute;left:26765;top:4133;width:8858;height:38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1Hg8EA&#10;AADcAAAADwAAAGRycy9kb3ducmV2LnhtbERP32vCMBB+H+x/CDfwZWiqoLhqlDpw7FXr3s/m1hSb&#10;S0li7f77RRB8u4/v5623g21FTz40jhVMJxkI4srphmsFp3I/XoIIEVlj65gU/FGA7eb1ZY25djc+&#10;UH+MtUghHHJUYGLscilDZchimLiOOHG/zluMCfpaao+3FG5bOcuyhbTYcGow2NGnoepyvFoF8VyY&#10;cup3xfVUvR8W5699f9n9KDV6G4oViEhDfIof7m+d5s8/4P5MukB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TtR4PBAAAA3AAAAA8AAAAAAAAAAAAAAAAAmAIAAGRycy9kb3du&#10;cmV2LnhtbFBLBQYAAAAABAAEAPUAAACGAwAAAAA=&#10;" fillcolor="window" strokecolor="windowText" strokeweight=".5pt">
                  <v:textbox>
                    <w:txbxContent>
                      <w:p w14:paraId="6A43A61D" w14:textId="77777777" w:rsidR="004A0D15" w:rsidRPr="00EF778F" w:rsidRDefault="004A0D15" w:rsidP="00E46518">
                        <w:pPr>
                          <w:pStyle w:val="TextBox"/>
                        </w:pPr>
                        <w:r>
                          <w:t>Систем</w:t>
                        </w:r>
                      </w:p>
                    </w:txbxContent>
                  </v:textbox>
                </v:rect>
                <v:rect id="Rectangle 132" o:spid="_x0000_s1263" style="position:absolute;left:3572;top:9429;width:766;height:7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sko8QA&#10;AADcAAAADwAAAGRycy9kb3ducmV2LnhtbESPT2vDMAzF74N9B6NBL2N12kMYWd2SDjp27Z/d1ViL&#10;Q2M52G6affvqUNhN4j2999NqM/lejRRTF9jAYl6AIm6C7bg1cDru3t5BpYxssQ9MBv4owWb9/LTC&#10;yoYb72k85FZJCKcKDbich0rr1DjymOZhIBbtN0SPWdbYahvxJuG+18uiKLXHjqXB4UCfjprL4eoN&#10;5HPtjou4ra+n5nVfnr9242X7Y8zsZao/QGWa8r/5cf1tBb8UfHlGJtDr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7JKPEAAAA3AAAAA8AAAAAAAAAAAAAAAAAmAIAAGRycy9k&#10;b3ducmV2LnhtbFBLBQYAAAAABAAEAPUAAACJAwAAAAA=&#10;" fillcolor="window" strokecolor="windowText" strokeweight=".5pt"/>
                <v:line id="Straight Connector 134" o:spid="_x0000_s1264" style="position:absolute;visibility:visible;mso-wrap-style:square" from="31337,8286" to="31337,165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uCp4MIAAADcAAAADwAAAGRycy9kb3ducmV2LnhtbERPTWvCQBC9C/6HZYReim4sNJHoKrYg&#10;tAdLG8XzkB2TYHY2ZNck/feuIHibx/uc1WYwteiodZVlBfNZBII4t7riQsHxsJsuQDiPrLG2TAr+&#10;ycFmPR6tMNW25z/qMl+IEMIuRQWl900qpctLMuhmtiEO3Nm2Bn2AbSF1i30IN7V8i6JYGqw4NJTY&#10;0GdJ+SW7GgVMr6diX3NjoiH5/vg9yeT9p1PqZTJslyA8Df4pfri/dJgfz+H+TLhArm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uCp4MIAAADcAAAADwAAAAAAAAAAAAAA&#10;AAChAgAAZHJzL2Rvd25yZXYueG1sUEsFBgAAAAAEAAQA+QAAAJADAAAAAA==&#10;" strokeweight=".5pt">
                  <v:stroke dashstyle="dash"/>
                </v:line>
                <v:rect id="Rectangle 204" o:spid="_x0000_s1265" style="position:absolute;left:30956;top:11430;width:765;height:39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UfT8AA&#10;AADcAAAADwAAAGRycy9kb3ducmV2LnhtbERPS4vCMBC+C/6HMMJeZE31UKQapS647NXXfWxmm2Iz&#10;KUms3X+/EQRv8/E9Z70dbCt68qFxrGA+y0AQV043XCs4n/afSxAhImtsHZOCPwqw3YxHayy0e/CB&#10;+mOsRQrhUKACE2NXSBkqQxbDzHXEift13mJM0NdSe3ykcNvKRZbl0mLDqcFgR1+GqtvxbhXEa2lO&#10;c78r7+dqesiv3/v+trso9TEZyhWISEN8i1/uH53m5wt4PpMukJ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CUfT8AAAADcAAAADwAAAAAAAAAAAAAAAACYAgAAZHJzL2Rvd25y&#10;ZXYueG1sUEsFBgAAAAAEAAQA9QAAAIUDAAAAAA==&#10;" fillcolor="window" strokecolor="windowText" strokeweight=".5pt"/>
                <v:shape id="Straight Arrow Connector 135" o:spid="_x0000_s1266" type="#_x0000_t32" style="position:absolute;left:4338;top:11620;width:2661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6kLWcMAAADcAAAADwAAAGRycy9kb3ducmV2LnhtbERPS2vCQBC+F/wPywi91U2tiI3ZiAiV&#10;eik+iucxO82GZGdDdpuk/75bKHibj+852Wa0jeip85VjBc+zBARx4XTFpYLPy9vTCoQPyBobx6Tg&#10;hzxs8slDhql2A5+oP4dSxBD2KSowIbSplL4wZNHPXEscuS/XWQwRdqXUHQ4x3DZyniRLabHi2GCw&#10;pZ2hoj5/WwWL/ro6DOZ03e8/dnVTV0f7ejsq9Tgdt2sQgcZwF/+733Wcv3yBv2fiBTL/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epC1nDAAAA3AAAAA8AAAAAAAAAAAAA&#10;AAAAoQIAAGRycy9kb3ducmV2LnhtbFBLBQYAAAAABAAEAPkAAACRAwAAAAA=&#10;">
                  <v:stroke endarrow="open" endarrowwidth="wide"/>
                </v:shape>
                <v:shape id="Text Box 137" o:spid="_x0000_s1267" type="#_x0000_t202" style="position:absolute;left:6679;top:9325;width:22979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DpoMUA&#10;AADcAAAADwAAAGRycy9kb3ducmV2LnhtbERPS2vCQBC+F/wPyxR6q5uGKiF1FQmIpdSDj0tv0+yY&#10;hO7OxuwaU3+9Wyh4m4/vObPFYI3oqfONYwUv4wQEcel0w5WCw371nIHwAVmjcUwKfsnDYj56mGGu&#10;3YW31O9CJWII+xwV1CG0uZS+rMmiH7uWOHJH11kMEXaV1B1eYrg1Mk2SqbTYcGyosaWipvJnd7YK&#10;PorVBrffqc2uplh/Hpft6fA1UerpcVi+gQg0hLv43/2u4/zpK/w9Ey+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cOmgxQAAANwAAAAPAAAAAAAAAAAAAAAAAJgCAABkcnMv&#10;ZG93bnJldi54bWxQSwUGAAAAAAQABAD1AAAAigMAAAAA&#10;" filled="f" stroked="f" strokeweight=".5pt">
                  <v:textbox>
                    <w:txbxContent>
                      <w:p w14:paraId="4048A29E" w14:textId="77777777" w:rsidR="004A0D15" w:rsidRPr="008D3BE3" w:rsidRDefault="004A0D15" w:rsidP="00E46518">
                        <w:pPr>
                          <w:pStyle w:val="TextBox"/>
                        </w:pPr>
                        <w:r>
                          <w:t>ulogujKorisnika(ime,sifra)</w:t>
                        </w:r>
                      </w:p>
                    </w:txbxContent>
                  </v:textbox>
                </v:shape>
                <v:shape id="Straight Arrow Connector 206" o:spid="_x0000_s1268" type="#_x0000_t32" style="position:absolute;left:4338;top:14763;width:2661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PQdcMAAADcAAAADwAAAGRycy9kb3ducmV2LnhtbESP0YrCMBBF3wX/IcyCb5pWsUjXtFRB&#10;EPTF6geMzWxbtpmUJmr9+83Cwr7NcO/cc2ebj6YTTxpca1lBvIhAEFdWt1wruF0P8w0I55E1dpZJ&#10;wZsc5Nl0ssVU2xdf6Fn6WoQQdikqaLzvUyld1ZBBt7A9cdC+7GDQh3WopR7wFcJNJ5dRlEiDLQdC&#10;gz3tG6q+y4cJ3PjSlvXO4vmW3Iu4WN3tyZyUmn2MxScIT6P/N/9dH3Won6zh95kwgcx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oz0HXDAAAA3AAAAA8AAAAAAAAAAAAA&#10;AAAAoQIAAGRycy9kb3ducmV2LnhtbFBLBQYAAAAABAAEAPkAAACRAwAAAAA=&#10;">
                  <v:stroke startarrow="open" startarrowwidth="wide" endarrowwidth="wide"/>
                </v:shape>
                <v:shape id="Text Box 207" o:spid="_x0000_s1269" type="#_x0000_t202" style="position:absolute;left:8381;top:12468;width:19908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7STMQA&#10;AADcAAAADwAAAGRycy9kb3ducmV2LnhtbERPS2vCQBC+C/0PyxR6041Cg0TXEAJiKe3Bx8XbmB2T&#10;YHY2ZrdJ2l/fLRS8zcf3nHU6mkb01LnasoL5LAJBXFhdc6ngdNxOlyCcR9bYWCYF3+Qg3TxN1pho&#10;O/Ce+oMvRQhhl6CCyvs2kdIVFRl0M9sSB+5qO4M+wK6UusMhhJtGLqIolgZrDg0VtpRXVNwOX0bB&#10;e779xP1lYZY/Tb77uGbt/XR+VerlecxWIDyN/iH+d7/pMD+O4e+ZcIH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u0kzEAAAA3AAAAA8AAAAAAAAAAAAAAAAAmAIAAGRycy9k&#10;b3ducmV2LnhtbFBLBQYAAAAABAAEAPUAAACJAwAAAAA=&#10;" filled="f" stroked="f" strokeweight=".5pt">
                  <v:textbox>
                    <w:txbxContent>
                      <w:p w14:paraId="3D935972" w14:textId="584C34B4" w:rsidR="004A0D15" w:rsidRPr="00E46518" w:rsidRDefault="004A0D15" w:rsidP="00E46518">
                        <w:pPr>
                          <w:pStyle w:val="TextBox"/>
                          <w:rPr>
                            <w:lang w:val="sr-Latn-RS"/>
                          </w:rPr>
                        </w:pPr>
                        <w:r>
                          <w:rPr>
                            <w:lang w:val="sr-Latn-RS"/>
                          </w:rPr>
                          <w:t>Greska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545630A" w14:textId="77777777" w:rsidR="004D5E36" w:rsidRPr="005954D6" w:rsidRDefault="004D5E36" w:rsidP="004D5E36">
      <w:pPr>
        <w:pStyle w:val="3"/>
        <w:rPr>
          <w:lang w:val="sr-Cyrl-RS"/>
        </w:rPr>
      </w:pPr>
      <w:bookmarkStart w:id="56" w:name="_Toc456162711"/>
      <w:r w:rsidRPr="005954D6">
        <w:rPr>
          <w:lang w:val="sr-Cyrl-RS"/>
        </w:rPr>
        <w:t>ДС 9: Закључавање и откључавање теме</w:t>
      </w:r>
      <w:bookmarkEnd w:id="56"/>
    </w:p>
    <w:p w14:paraId="21F53175" w14:textId="77777777" w:rsidR="004D5E36" w:rsidRPr="005954D6" w:rsidRDefault="004D5E36" w:rsidP="004D5E36">
      <w:pPr>
        <w:rPr>
          <w:b/>
          <w:lang w:val="sr-Cyrl-RS"/>
        </w:rPr>
      </w:pPr>
      <w:r w:rsidRPr="005954D6">
        <w:rPr>
          <w:b/>
          <w:lang w:val="sr-Cyrl-RS"/>
        </w:rPr>
        <w:t>Основни сценарио СК:</w:t>
      </w:r>
    </w:p>
    <w:p w14:paraId="56770789" w14:textId="7107ADA0" w:rsidR="004D5E36" w:rsidRPr="005954D6" w:rsidRDefault="004D5E36" w:rsidP="00A60A85">
      <w:pPr>
        <w:pStyle w:val="a"/>
        <w:numPr>
          <w:ilvl w:val="0"/>
          <w:numId w:val="26"/>
        </w:numPr>
        <w:rPr>
          <w:lang w:val="sr-Cyrl-RS"/>
        </w:rPr>
      </w:pPr>
      <w:r w:rsidRPr="005954D6">
        <w:rPr>
          <w:b/>
          <w:lang w:val="sr-Cyrl-RS"/>
        </w:rPr>
        <w:t>Корисник</w:t>
      </w:r>
      <w:r w:rsidR="00B72C1C" w:rsidRPr="005954D6">
        <w:rPr>
          <w:b/>
          <w:lang w:val="sr-Cyrl-RS"/>
        </w:rPr>
        <w:t xml:space="preserve"> </w:t>
      </w:r>
      <w:r w:rsidRPr="005954D6">
        <w:rPr>
          <w:u w:val="single"/>
          <w:lang w:val="sr-Cyrl-RS"/>
        </w:rPr>
        <w:t>позива</w:t>
      </w:r>
      <w:r w:rsidR="00B72C1C" w:rsidRPr="005954D6">
        <w:rPr>
          <w:u w:val="single"/>
          <w:lang w:val="sr-Cyrl-RS"/>
        </w:rPr>
        <w:t xml:space="preserve"> </w:t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да закључа (откључа) жељену тему. (АПСО)</w:t>
      </w:r>
    </w:p>
    <w:p w14:paraId="27F53E85" w14:textId="5DEF95C7" w:rsidR="00B72C1C" w:rsidRPr="005954D6" w:rsidRDefault="00B72C1C" w:rsidP="00B72C1C">
      <w:pPr>
        <w:pStyle w:val="a"/>
        <w:numPr>
          <w:ilvl w:val="0"/>
          <w:numId w:val="26"/>
        </w:numPr>
        <w:rPr>
          <w:lang w:val="sr-Cyrl-RS"/>
        </w:rPr>
      </w:pPr>
      <w:r w:rsidRPr="005954D6">
        <w:rPr>
          <w:b/>
          <w:lang w:val="sr-Cyrl-RS"/>
        </w:rPr>
        <w:t xml:space="preserve">Систем </w:t>
      </w:r>
      <w:r w:rsidRPr="005954D6">
        <w:rPr>
          <w:u w:val="single"/>
          <w:lang w:val="sr-Cyrl-RS"/>
        </w:rPr>
        <w:t>враћа</w:t>
      </w:r>
      <w:r w:rsidRPr="005954D6">
        <w:rPr>
          <w:lang w:val="sr-Cyrl-RS"/>
        </w:rPr>
        <w:t xml:space="preserve"> </w:t>
      </w:r>
      <w:r w:rsidR="00CF2BFB" w:rsidRPr="005954D6">
        <w:rPr>
          <w:lang w:val="sr-Cyrl-RS"/>
        </w:rPr>
        <w:t>тему</w:t>
      </w:r>
      <w:r w:rsidRPr="005954D6">
        <w:rPr>
          <w:lang w:val="sr-Cyrl-RS"/>
        </w:rPr>
        <w:t xml:space="preserve"> са одговарајућим визуелним карактеристикама (само ако је закључана). (ИА)</w:t>
      </w:r>
    </w:p>
    <w:p w14:paraId="223A82D1" w14:textId="795ED3F4" w:rsidR="004D5E36" w:rsidRPr="005954D6" w:rsidRDefault="004A5673" w:rsidP="00057B65">
      <w:pPr>
        <w:pStyle w:val="ProList"/>
        <w:jc w:val="center"/>
        <w:rPr>
          <w:lang w:val="sr-Cyrl-RS"/>
        </w:rPr>
      </w:pPr>
      <w:r w:rsidRPr="005954D6">
        <w:rPr>
          <w:rFonts w:eastAsia="Times New Roman" w:cs="Times New Roman"/>
          <w:noProof/>
          <w:lang w:val="sr-Cyrl-RS"/>
        </w:rPr>
        <mc:AlternateContent>
          <mc:Choice Requires="wpc">
            <w:drawing>
              <wp:inline distT="0" distB="0" distL="0" distR="0" wp14:anchorId="00DB659D" wp14:editId="747CF8B9">
                <wp:extent cx="3810000" cy="1860550"/>
                <wp:effectExtent l="0" t="0" r="0" b="0"/>
                <wp:docPr id="133" name="Подлога за цртање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11" name="Group 129"/>
                        <wpg:cNvGrpSpPr/>
                        <wpg:grpSpPr>
                          <a:xfrm>
                            <a:off x="18996" y="122672"/>
                            <a:ext cx="781050" cy="838474"/>
                            <a:chOff x="476250" y="160950"/>
                            <a:chExt cx="781050" cy="838474"/>
                          </a:xfrm>
                        </wpg:grpSpPr>
                        <wpg:grpSp>
                          <wpg:cNvPr id="212" name="Group 186"/>
                          <wpg:cNvGrpSpPr/>
                          <wpg:grpSpPr>
                            <a:xfrm>
                              <a:off x="703874" y="160950"/>
                              <a:ext cx="294059" cy="600349"/>
                              <a:chOff x="0" y="0"/>
                              <a:chExt cx="381813" cy="779211"/>
                            </a:xfrm>
                          </wpg:grpSpPr>
                          <wps:wsp>
                            <wps:cNvPr id="213" name="Oval 189"/>
                            <wps:cNvSpPr/>
                            <wps:spPr>
                              <a:xfrm>
                                <a:off x="95414" y="0"/>
                                <a:ext cx="198782" cy="198782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7647AAC4" w14:textId="77777777" w:rsidR="004A0D15" w:rsidRDefault="004A0D15" w:rsidP="00057B65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4" name="Straight Connector 191"/>
                            <wps:cNvCnPr/>
                            <wps:spPr>
                              <a:xfrm flipH="1">
                                <a:off x="194419" y="198782"/>
                                <a:ext cx="386" cy="302133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15" name="Straight Connector 192"/>
                            <wps:cNvCnPr/>
                            <wps:spPr>
                              <a:xfrm flipH="1">
                                <a:off x="47706" y="500597"/>
                                <a:ext cx="146328" cy="278432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20" name="Straight Connector 195"/>
                            <wps:cNvCnPr/>
                            <wps:spPr>
                              <a:xfrm>
                                <a:off x="194627" y="500835"/>
                                <a:ext cx="186981" cy="278376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21" name="Straight Connector 202"/>
                            <wps:cNvCnPr/>
                            <wps:spPr>
                              <a:xfrm>
                                <a:off x="0" y="285865"/>
                                <a:ext cx="381813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  <wps:wsp>
                          <wps:cNvPr id="222" name="Text Box 15"/>
                          <wps:cNvSpPr txBox="1"/>
                          <wps:spPr>
                            <a:xfrm>
                              <a:off x="476250" y="723199"/>
                              <a:ext cx="781050" cy="2762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619AB65B" w14:textId="77777777" w:rsidR="004A0D15" w:rsidRPr="00EF778F" w:rsidRDefault="004A0D15" w:rsidP="00057B65">
                                <w:pPr>
                                  <w:pStyle w:val="TextBox"/>
                                </w:pPr>
                                <w:r>
                                  <w:t>Корисник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23" name="Rectangle 131"/>
                        <wps:cNvSpPr/>
                        <wps:spPr>
                          <a:xfrm>
                            <a:off x="2676527" y="413312"/>
                            <a:ext cx="885824" cy="38010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08A848BD" w14:textId="77777777" w:rsidR="004A0D15" w:rsidRPr="00EF778F" w:rsidRDefault="004A0D15" w:rsidP="00057B65">
                              <w:pPr>
                                <w:pStyle w:val="TextBox"/>
                              </w:pPr>
                              <w:r>
                                <w:t>Систем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Rectangle 132"/>
                        <wps:cNvSpPr/>
                        <wps:spPr>
                          <a:xfrm>
                            <a:off x="357284" y="942975"/>
                            <a:ext cx="76547" cy="720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Straight Connector 134"/>
                        <wps:cNvCnPr/>
                        <wps:spPr>
                          <a:xfrm>
                            <a:off x="3133726" y="828675"/>
                            <a:ext cx="0" cy="82800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bodyPr/>
                      </wps:wsp>
                      <wps:wsp>
                        <wps:cNvPr id="226" name="Rectangle 204"/>
                        <wps:cNvSpPr/>
                        <wps:spPr>
                          <a:xfrm>
                            <a:off x="3095627" y="1143000"/>
                            <a:ext cx="76547" cy="396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Straight Arrow Connector 135"/>
                        <wps:cNvCnPr/>
                        <wps:spPr>
                          <a:xfrm>
                            <a:off x="433831" y="1162050"/>
                            <a:ext cx="26617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 w="lg" len="med"/>
                          </a:ln>
                          <a:effectLst/>
                        </wps:spPr>
                        <wps:bodyPr/>
                      </wps:wsp>
                      <wps:wsp>
                        <wps:cNvPr id="228" name="Text Box 137"/>
                        <wps:cNvSpPr txBox="1"/>
                        <wps:spPr>
                          <a:xfrm>
                            <a:off x="500767" y="932487"/>
                            <a:ext cx="2594860" cy="258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4F00BF16" w14:textId="77777777" w:rsidR="004A0D15" w:rsidRPr="008D3BE3" w:rsidRDefault="004A0D15" w:rsidP="00057B65">
                              <w:pPr>
                                <w:pStyle w:val="TextBox"/>
                              </w:pPr>
                              <w:r>
                                <w:t>promeniZakljucanost(temaID,zakljucana)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Straight Arrow Connector 206"/>
                        <wps:cNvCnPr/>
                        <wps:spPr>
                          <a:xfrm>
                            <a:off x="433831" y="1476375"/>
                            <a:ext cx="26617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arrow" w="lg" len="med"/>
                            <a:tailEnd type="none" w="lg" len="med"/>
                          </a:ln>
                          <a:effectLst/>
                        </wps:spPr>
                        <wps:bodyPr/>
                      </wps:wsp>
                      <wps:wsp>
                        <wps:cNvPr id="231" name="Text Box 207"/>
                        <wps:cNvSpPr txBox="1"/>
                        <wps:spPr>
                          <a:xfrm>
                            <a:off x="838199" y="1246896"/>
                            <a:ext cx="1990726" cy="258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6E09A38E" w14:textId="0534C630" w:rsidR="004A0D15" w:rsidRPr="00CF2BFB" w:rsidRDefault="004A0D15" w:rsidP="00057B65">
                              <w:pPr>
                                <w:pStyle w:val="TextBox"/>
                                <w:rPr>
                                  <w:lang w:val="sr-Latn-RS"/>
                                </w:rPr>
                              </w:pPr>
                              <w:r>
                                <w:rPr>
                                  <w:lang w:val="sr-Latn-RS"/>
                                </w:rPr>
                                <w:t>Tema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0DB659D" id="Подлога за цртање 133" o:spid="_x0000_s1270" editas="canvas" style="width:300pt;height:146.5pt;mso-position-horizontal-relative:char;mso-position-vertical-relative:line" coordsize="38100,18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">
                <v:shape id="_x0000_s1271" type="#_x0000_t75" style="position:absolute;width:38100;height:18605;visibility:visible;mso-wrap-style:square">
                  <v:fill o:detectmouseclick="t"/>
                  <v:path o:connecttype="none"/>
                </v:shape>
                <v:group id="Group 129" o:spid="_x0000_s1272" style="position:absolute;left:189;top:1226;width:7811;height:8385" coordorigin="4762,1609" coordsize="7810,8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nTIZsQAAADcAAAA&#10;DwAAAAAAAAAAAAAAAACqAgAAZHJzL2Rvd25yZXYueG1sUEsFBgAAAAAEAAQA+gAAAJsDAAAAAA==&#10;">
                  <v:group id="Group 186" o:spid="_x0000_s1273" style="position:absolute;left:7038;top:1609;width:2941;height:6003" coordsize="3818,77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qZWEc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4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plYRxgAAANwA&#10;AAAPAAAAAAAAAAAAAAAAAKoCAABkcnMvZG93bnJldi54bWxQSwUGAAAAAAQABAD6AAAAnQMAAAAA&#10;">
                    <v:oval id="Oval 189" o:spid="_x0000_s1274" style="position:absolute;left:954;width:1987;height:19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u03cgA&#10;AADcAAAADwAAAGRycy9kb3ducmV2LnhtbESPQWvCQBSE74X+h+UJXopuYmmU6CoSKvUk1ragt0f2&#10;maRm36bZrUn/vVso9DjMzDfMYtWbWlypdZVlBfE4AkGcW11xoeD9bTOagXAeWWNtmRT8kIPV8v5u&#10;gam2Hb/S9eALESDsUlRQet+kUrq8JINubBvi4J1ta9AH2RZSt9gFuKnlJIoSabDisFBiQ1lJ+eXw&#10;bRRku+zhc/+1/UieX07JNN51T/Fxr9Rw0K/nIDz1/j/8195qBZP4EX7PhCMgl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ga7TdyAAAANwAAAAPAAAAAAAAAAAAAAAAAJgCAABk&#10;cnMvZG93bnJldi54bWxQSwUGAAAAAAQABAD1AAAAjQMAAAAA&#10;" fillcolor="window" strokecolor="windowText">
                      <v:textbox>
                        <w:txbxContent>
                          <w:p w14:paraId="7647AAC4" w14:textId="77777777" w:rsidR="004A0D15" w:rsidRDefault="004A0D15" w:rsidP="00057B65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  <v:line id="Straight Connector 191" o:spid="_x0000_s1275" style="position:absolute;flip:x;visibility:visible;mso-wrap-style:square" from="1944,1987" to="1948,50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pwA8YAAADcAAAADwAAAGRycy9kb3ducmV2LnhtbESPQWsCMRSE74X+h/AEL0WzihRdjSKF&#10;Qg9eastKb8/Nc7Ps5mWbpLr++0YQPA4z8w2z2vS2FWfyoXasYDLOQBCXTtdcKfj+eh/NQYSIrLF1&#10;TAquFGCzfn5aYa7dhT/pvI+VSBAOOSowMXa5lKE0ZDGMXUecvJPzFmOSvpLa4yXBbSunWfYqLdac&#10;Fgx29GaobPZ/VoGc715+/fY4a4rmcFiYoiy6n51Sw0G/XYKI1MdH+N7+0AqmkxnczqQjIN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4acAPGAAAA3AAAAA8AAAAAAAAA&#10;AAAAAAAAoQIAAGRycy9kb3ducmV2LnhtbFBLBQYAAAAABAAEAPkAAACUAwAAAAA=&#10;"/>
                    <v:line id="Straight Connector 192" o:spid="_x0000_s1276" style="position:absolute;flip:x;visibility:visible;mso-wrap-style:square" from="477,5005" to="1940,77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bVmMYAAADcAAAADwAAAGRycy9kb3ducmV2LnhtbESPQWsCMRSE7wX/Q3hCL0WzSiu6GkUK&#10;hR68VGXF23Pz3Cy7edkmqW7/fVMo9DjMzDfMatPbVtzIh9qxgsk4A0FcOl1zpeB4eBvNQYSIrLF1&#10;TAq+KcBmPXhYYa7dnT/oto+VSBAOOSowMXa5lKE0ZDGMXUecvKvzFmOSvpLa4z3BbSunWTaTFmtO&#10;CwY7ejVUNvsvq0DOd0+ffnt5bormdFqYoiy6806px2G/XYKI1Mf/8F/7XSuYTl7g90w6AnL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FW1ZjGAAAA3AAAAA8AAAAAAAAA&#10;AAAAAAAAoQIAAGRycy9kb3ducmV2LnhtbFBLBQYAAAAABAAEAPkAAACUAwAAAAA=&#10;"/>
                    <v:line id="Straight Connector 195" o:spid="_x0000_s1277" style="position:absolute;visibility:visible;mso-wrap-style:square" from="1946,5008" to="3816,7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k9wsMAAADcAAAADwAAAGRycy9kb3ducmV2LnhtbERPz2vCMBS+C/sfwht409QKZXRGEUXQ&#10;HUTdYDs+m7e2W/NSkqyt/705DDx+fL8Xq8E0oiPna8sKZtMEBHFhdc2lgo/33eQFhA/IGhvLpOBG&#10;HlbLp9ECc217PlN3CaWIIexzVFCF0OZS+qIig35qW+LIfVtnMEToSqkd9jHcNDJNkkwarDk2VNjS&#10;pqLi9/JnFBznp6xbH972w+chuxbb8/Xrp3dKjZ+H9SuIQEN4iP/de60gTeP8eCYeAbm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ZpPcLDAAAA3AAAAA8AAAAAAAAAAAAA&#10;AAAAoQIAAGRycy9kb3ducmV2LnhtbFBLBQYAAAAABAAEAPkAAACRAwAAAAA=&#10;"/>
                    <v:line id="Straight Connector 202" o:spid="_x0000_s1278" style="position:absolute;visibility:visible;mso-wrap-style:square" from="0,2858" to="3818,2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WYWcYAAADcAAAADwAAAGRycy9kb3ducmV2LnhtbESPzWrDMBCE74G+g9hCb4kcF0xxo4TQ&#10;Ukh6KPmD5rixNrZba2Uk1XbePgoUchxm5htmthhMIzpyvrasYDpJQBAXVtdcKjjsP8YvIHxA1thY&#10;JgUX8rCYP4xmmGvb85a6XShFhLDPUUEVQptL6YuKDPqJbYmjd7bOYIjSlVI77CPcNDJNkkwarDku&#10;VNjSW0XF7+7PKPh63mTdcv25Gr7X2al4356OP71T6ulxWL6CCDSEe/i/vdIK0nQKtzPxCMj5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klmFnGAAAA3AAAAA8AAAAAAAAA&#10;AAAAAAAAoQIAAGRycy9kb3ducmV2LnhtbFBLBQYAAAAABAAEAPkAAACUAwAAAAA=&#10;"/>
                  </v:group>
                  <v:shape id="Text Box 15" o:spid="_x0000_s1279" type="#_x0000_t202" style="position:absolute;left:4762;top:7231;width:7811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oM88YA&#10;AADcAAAADwAAAGRycy9kb3ducmV2LnhtbESPT2sCMRTE7wW/Q3iF3mq2gRZZzYosiCL1oPXi7XXz&#10;9g/dvKybqFs/fSMIPQ4z8xtmNh9sKy7U+8axhrdxAoK4cKbhSsPha/k6AeEDssHWMWn4JQ/zbPQ0&#10;w9S4K+/osg+ViBD2KWqoQ+hSKX1Rk0U/dh1x9ErXWwxR9pU0PV4j3LZSJcmHtNhwXKixo7ym4md/&#10;tho2+XKLu29lJ7c2X32Wi+50OL5r/fI8LKYgAg3hP/xor40GpRTcz8QjI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poM88YAAADcAAAADwAAAAAAAAAAAAAAAACYAgAAZHJz&#10;L2Rvd25yZXYueG1sUEsFBgAAAAAEAAQA9QAAAIsDAAAAAA==&#10;" filled="f" stroked="f" strokeweight=".5pt">
                    <v:textbox>
                      <w:txbxContent>
                        <w:p w14:paraId="619AB65B" w14:textId="77777777" w:rsidR="004A0D15" w:rsidRPr="00EF778F" w:rsidRDefault="004A0D15" w:rsidP="00057B65">
                          <w:pPr>
                            <w:pStyle w:val="TextBox"/>
                          </w:pPr>
                          <w:r>
                            <w:t>Корисник</w:t>
                          </w:r>
                        </w:p>
                      </w:txbxContent>
                    </v:textbox>
                  </v:shape>
                </v:group>
                <v:rect id="Rectangle 131" o:spid="_x0000_s1280" style="position:absolute;left:26765;top:4133;width:8858;height:38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ZiaMQA&#10;AADcAAAADwAAAGRycy9kb3ducmV2LnhtbESPwWrDMBBE74X+g9hCL6WW40IobpTgFFJ6TeLcN9bW&#10;MrZWRlIc9++rQiDHYWbeMKvNbAcxkQ+dYwWLLAdB3DjdcaugPu5e30GEiKxxcEwKfinAZv34sMJS&#10;uyvvaTrEViQIhxIVmBjHUsrQGLIYMjcSJ+/HeYsxSd9K7fGa4HaQRZ4vpcWO04LBkT4NNf3hYhXE&#10;c2WOC7+tLnXzsl+ev3ZTvz0p9fw0Vx8gIs3xHr61v7WConiD/zPpCM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mYmjEAAAA3AAAAA8AAAAAAAAAAAAAAAAAmAIAAGRycy9k&#10;b3ducmV2LnhtbFBLBQYAAAAABAAEAPUAAACJAwAAAAA=&#10;" fillcolor="window" strokecolor="windowText" strokeweight=".5pt">
                  <v:textbox>
                    <w:txbxContent>
                      <w:p w14:paraId="08A848BD" w14:textId="77777777" w:rsidR="004A0D15" w:rsidRPr="00EF778F" w:rsidRDefault="004A0D15" w:rsidP="00057B65">
                        <w:pPr>
                          <w:pStyle w:val="TextBox"/>
                        </w:pPr>
                        <w:r>
                          <w:t>Систем</w:t>
                        </w:r>
                      </w:p>
                    </w:txbxContent>
                  </v:textbox>
                </v:rect>
                <v:rect id="Rectangle 132" o:spid="_x0000_s1281" style="position:absolute;left:3572;top:9429;width:766;height:7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/6HMQA&#10;AADcAAAADwAAAGRycy9kb3ducmV2LnhtbESPwWrDMBBE74X+g9hCL6WWY0oobpTgFFJ6TeLcN9bW&#10;MrZWRlIc9++rQiDHYWbeMKvNbAcxkQ+dYwWLLAdB3DjdcaugPu5e30GEiKxxcEwKfinAZv34sMJS&#10;uyvvaTrEViQIhxIVmBjHUsrQGLIYMjcSJ+/HeYsxSd9K7fGa4HaQRZ4vpcWO04LBkT4NNf3hYhXE&#10;c2WOC7+tLnXzsl+ev3ZTvz0p9fw0Vx8gIs3xHr61v7WConiD/zPpCM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P+hzEAAAA3AAAAA8AAAAAAAAAAAAAAAAAmAIAAGRycy9k&#10;b3ducmV2LnhtbFBLBQYAAAAABAAEAPUAAACJAwAAAAA=&#10;" fillcolor="window" strokecolor="windowText" strokeweight=".5pt"/>
                <v:line id="Straight Connector 134" o:spid="_x0000_s1282" style="position:absolute;visibility:visible;mso-wrap-style:square" from="31337,8286" to="31337,165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R3X8QAAADcAAAADwAAAGRycy9kb3ducmV2LnhtbESPQWvCQBSE74X+h+UVvIhuDERLdJUq&#10;CHpoaVPJ+ZF9JqHZtyG7JvHfu4VCj8PMfMNsdqNpRE+dqy0rWMwjEMSF1TWXCi7fx9krCOeRNTaW&#10;ScGdHOy2z08bTLUd+Iv6zJciQNilqKDyvk2ldEVFBt3ctsTBu9rOoA+yK6XucAhw08g4ipbSYM1h&#10;ocKWDhUVP9nNKGCa5uV7w62JxtV5/5nLVfLRKzV5Gd/WIDyN/j/81z5pBXGcwO+ZcATk9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lHdfxAAAANwAAAAPAAAAAAAAAAAA&#10;AAAAAKECAABkcnMvZG93bnJldi54bWxQSwUGAAAAAAQABAD5AAAAkgMAAAAA&#10;" strokeweight=".5pt">
                  <v:stroke dashstyle="dash"/>
                </v:line>
                <v:rect id="Rectangle 204" o:spid="_x0000_s1283" style="position:absolute;left:30956;top:11430;width:765;height:39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HB8MMA&#10;AADcAAAADwAAAGRycy9kb3ducmV2LnhtbESPzWrDMBCE74G8g9hALyGR44MpbpTgFFJ6zU/va2tj&#10;mVgrIymO+/ZVodDjMDPfMNv9ZHsxkg+dYwWbdQaCuHG641bB9XJcvYIIEVlj75gUfFOA/W4+22Kp&#10;3ZNPNJ5jKxKEQ4kKTIxDKWVoDFkMazcQJ+/mvMWYpG+l9vhMcNvLPMsKabHjtGBwoHdDzf38sApi&#10;XZnLxh+qx7VZnor64zjeD19KvSym6g1EpCn+h//an1pBnhfweyYdAbn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lHB8MMAAADcAAAADwAAAAAAAAAAAAAAAACYAgAAZHJzL2Rv&#10;d25yZXYueG1sUEsFBgAAAAAEAAQA9QAAAIgDAAAAAA==&#10;" fillcolor="window" strokecolor="windowText" strokeweight=".5pt"/>
                <v:shape id="Straight Arrow Connector 135" o:spid="_x0000_s1284" type="#_x0000_t32" style="position:absolute;left:4338;top:11620;width:2661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d3V5sUAAADcAAAADwAAAGRycy9kb3ducmV2LnhtbESPQWvCQBSE7wX/w/KE3urGUKyNriKC&#10;0l5EbfH8zD6zIdm3IbtN0n/vCoUeh5n5hlmuB1uLjlpfOlYwnSQgiHOnSy4UfH/tXuYgfEDWWDsm&#10;Bb/kYb0aPS0x067nE3XnUIgIYZ+hAhNCk0npc0MW/cQ1xNG7udZiiLItpG6xj3BbyzRJZtJiyXHB&#10;YENbQ3l1/rEKXrvL/LM3p8t+f9hWdVUe7fv1qNTzeNgsQAQawn/4r/2hFaTpGzzOxCMgV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d3V5sUAAADcAAAADwAAAAAAAAAA&#10;AAAAAAChAgAAZHJzL2Rvd25yZXYueG1sUEsFBgAAAAAEAAQA+QAAAJMDAAAAAA==&#10;">
                  <v:stroke endarrow="open" endarrowwidth="wide"/>
                </v:shape>
                <v:shape id="Text Box 137" o:spid="_x0000_s1285" type="#_x0000_t202" style="position:absolute;left:5007;top:9324;width:25949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I7GcIA&#10;AADcAAAADwAAAGRycy9kb3ducmV2LnhtbERPy4rCMBTdD/gP4QruxtSCg1TTIgWZQZyFj427a3Nt&#10;i81NbaLW+frJQnB5OO9F1ptG3KlztWUFk3EEgriwuuZSwWG/+pyBcB5ZY2OZFDzJQZYOPhaYaPvg&#10;Ld13vhQhhF2CCirv20RKV1Rk0I1tSxy4s+0M+gC7UuoOHyHcNDKOoi9psObQUGFLeUXFZXczCtb5&#10;6he3p9jM/pr8e3NettfDcarUaNgv5yA89f4tfrl/tII4DmvDmXAEZ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cjsZwgAAANwAAAAPAAAAAAAAAAAAAAAAAJgCAABkcnMvZG93&#10;bnJldi54bWxQSwUGAAAAAAQABAD1AAAAhwMAAAAA&#10;" filled="f" stroked="f" strokeweight=".5pt">
                  <v:textbox>
                    <w:txbxContent>
                      <w:p w14:paraId="4F00BF16" w14:textId="77777777" w:rsidR="004A0D15" w:rsidRPr="008D3BE3" w:rsidRDefault="004A0D15" w:rsidP="00057B65">
                        <w:pPr>
                          <w:pStyle w:val="TextBox"/>
                        </w:pPr>
                        <w:r>
                          <w:t>promeniZakljucanost(temaID,zakljucana)</w:t>
                        </w:r>
                      </w:p>
                    </w:txbxContent>
                  </v:textbox>
                </v:shape>
                <v:shape id="Straight Arrow Connector 206" o:spid="_x0000_s1286" type="#_x0000_t32" style="position:absolute;left:4338;top:14763;width:2661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I9jL8AAADcAAAADwAAAGRycy9kb3ducmV2LnhtbERPzYrCMBC+C75DGMGbplWQpWuUKiws&#10;6MWuDzA2s22xmZQman175yB4/Pj+19vBtepOfWg8G0jnCSji0tuGKwPnv5/ZF6gQkS22nsnAkwJs&#10;N+PRGjPrH3yiexErJSEcMjRQx9hlWoeyJodh7jti4f597zAK7Ctte3xIuGv1IklW2mHD0lBjR/ua&#10;ymtxc9Kbnpqi2nk8nleXPM2XF39wB2OmkyH/BhVpiB/x2/1rDSyWMl/OyBHQmxc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tI9jL8AAADcAAAADwAAAAAAAAAAAAAAAACh&#10;AgAAZHJzL2Rvd25yZXYueG1sUEsFBgAAAAAEAAQA+QAAAI0DAAAAAA==&#10;">
                  <v:stroke startarrow="open" startarrowwidth="wide" endarrowwidth="wide"/>
                </v:shape>
                <v:shape id="Text Box 207" o:spid="_x0000_s1287" type="#_x0000_t202" style="position:absolute;left:8381;top:12468;width:19908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EEWcYA&#10;AADcAAAADwAAAGRycy9kb3ducmV2LnhtbESPQWvCQBSE70L/w/IKvenGlIqkriIBUUp70Hrx9sw+&#10;k9DdtzG7Jml/fbcg9DjMzDfMYjVYIzpqfe1YwXSSgCAunK65VHD83IznIHxA1mgck4Jv8rBaPowW&#10;mGnX8566QyhFhLDPUEEVQpNJ6YuKLPqJa4ijd3GtxRBlW0rdYh/h1sg0SWbSYs1xocKG8oqKr8PN&#10;KnjLNx+4P6d2/mPy7ftl3VyPpxelnh6H9SuIQEP4D9/bO60gfZ7C3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5EEWcYAAADcAAAADwAAAAAAAAAAAAAAAACYAgAAZHJz&#10;L2Rvd25yZXYueG1sUEsFBgAAAAAEAAQA9QAAAIsDAAAAAA==&#10;" filled="f" stroked="f" strokeweight=".5pt">
                  <v:textbox>
                    <w:txbxContent>
                      <w:p w14:paraId="6E09A38E" w14:textId="0534C630" w:rsidR="004A0D15" w:rsidRPr="00CF2BFB" w:rsidRDefault="004A0D15" w:rsidP="00057B65">
                        <w:pPr>
                          <w:pStyle w:val="TextBox"/>
                          <w:rPr>
                            <w:lang w:val="sr-Latn-RS"/>
                          </w:rPr>
                        </w:pPr>
                        <w:r>
                          <w:rPr>
                            <w:lang w:val="sr-Latn-RS"/>
                          </w:rPr>
                          <w:t>Tema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9B94758" w14:textId="77777777" w:rsidR="004D5E36" w:rsidRPr="005954D6" w:rsidRDefault="004D5E36" w:rsidP="004D5E36">
      <w:pPr>
        <w:pStyle w:val="3"/>
        <w:rPr>
          <w:lang w:val="sr-Cyrl-RS"/>
        </w:rPr>
      </w:pPr>
      <w:bookmarkStart w:id="57" w:name="_Toc456162712"/>
      <w:r w:rsidRPr="005954D6">
        <w:rPr>
          <w:lang w:val="sr-Cyrl-RS"/>
        </w:rPr>
        <w:lastRenderedPageBreak/>
        <w:t>ДС 10: Креирање новог форума</w:t>
      </w:r>
      <w:bookmarkEnd w:id="57"/>
    </w:p>
    <w:p w14:paraId="13F2D662" w14:textId="77777777" w:rsidR="004D5E36" w:rsidRPr="005954D6" w:rsidRDefault="004D5E36" w:rsidP="004D5E36">
      <w:pPr>
        <w:rPr>
          <w:b/>
          <w:lang w:val="sr-Cyrl-RS"/>
        </w:rPr>
      </w:pPr>
      <w:r w:rsidRPr="005954D6">
        <w:rPr>
          <w:b/>
          <w:lang w:val="sr-Cyrl-RS"/>
        </w:rPr>
        <w:t>Основни сценарио СК:</w:t>
      </w:r>
    </w:p>
    <w:p w14:paraId="66173827" w14:textId="62D2C1DD" w:rsidR="004D5E36" w:rsidRPr="005954D6" w:rsidRDefault="004D5E36" w:rsidP="00A60A85">
      <w:pPr>
        <w:pStyle w:val="a"/>
        <w:numPr>
          <w:ilvl w:val="0"/>
          <w:numId w:val="27"/>
        </w:numPr>
        <w:rPr>
          <w:lang w:val="sr-Cyrl-RS"/>
        </w:rPr>
      </w:pPr>
      <w:r w:rsidRPr="005954D6">
        <w:rPr>
          <w:b/>
          <w:lang w:val="sr-Cyrl-RS"/>
        </w:rPr>
        <w:t>Корисник</w:t>
      </w:r>
      <w:r w:rsidR="00B72474" w:rsidRPr="005954D6">
        <w:rPr>
          <w:b/>
          <w:lang w:val="sr-Cyrl-RS"/>
        </w:rPr>
        <w:t xml:space="preserve"> </w:t>
      </w:r>
      <w:r w:rsidRPr="005954D6">
        <w:rPr>
          <w:u w:val="single"/>
          <w:lang w:val="sr-Cyrl-RS"/>
        </w:rPr>
        <w:t>позива</w:t>
      </w:r>
      <w:r w:rsidR="00B72474" w:rsidRPr="005954D6">
        <w:rPr>
          <w:u w:val="single"/>
          <w:lang w:val="sr-Cyrl-RS"/>
        </w:rPr>
        <w:t xml:space="preserve"> </w:t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да креира форум са унетим именом. (АПСО)</w:t>
      </w:r>
    </w:p>
    <w:p w14:paraId="564F7B60" w14:textId="77777777" w:rsidR="00B72474" w:rsidRPr="005954D6" w:rsidRDefault="00B72474" w:rsidP="00B72474">
      <w:pPr>
        <w:pStyle w:val="a"/>
        <w:numPr>
          <w:ilvl w:val="0"/>
          <w:numId w:val="27"/>
        </w:numPr>
        <w:rPr>
          <w:lang w:val="sr-Cyrl-RS"/>
        </w:rPr>
      </w:pPr>
      <w:r w:rsidRPr="005954D6">
        <w:rPr>
          <w:b/>
          <w:lang w:val="sr-Cyrl-RS"/>
        </w:rPr>
        <w:t xml:space="preserve">Систем </w:t>
      </w:r>
      <w:r w:rsidRPr="005954D6">
        <w:rPr>
          <w:u w:val="single"/>
          <w:lang w:val="sr-Cyrl-RS"/>
        </w:rPr>
        <w:t>враћа</w:t>
      </w:r>
      <w:r w:rsidRPr="005954D6">
        <w:rPr>
          <w:lang w:val="sr-Cyrl-RS"/>
        </w:rPr>
        <w:t xml:space="preserve"> листу форума и група на којој ће креирани форум бити приказан на дну жељене групе. (ИА)</w:t>
      </w:r>
    </w:p>
    <w:p w14:paraId="500CAFE7" w14:textId="0466E6D7" w:rsidR="00CE63D8" w:rsidRPr="005954D6" w:rsidRDefault="004A5673" w:rsidP="00CE63D8">
      <w:pPr>
        <w:jc w:val="center"/>
        <w:rPr>
          <w:lang w:val="sr-Cyrl-RS"/>
        </w:rPr>
      </w:pPr>
      <w:r w:rsidRPr="005954D6">
        <w:rPr>
          <w:rFonts w:eastAsia="Times New Roman" w:cs="Times New Roman"/>
          <w:noProof/>
          <w:lang w:val="sr-Cyrl-RS"/>
        </w:rPr>
        <mc:AlternateContent>
          <mc:Choice Requires="wpc">
            <w:drawing>
              <wp:inline distT="0" distB="0" distL="0" distR="0" wp14:anchorId="58629624" wp14:editId="219C4DF1">
                <wp:extent cx="3810000" cy="1860550"/>
                <wp:effectExtent l="0" t="0" r="0" b="0"/>
                <wp:docPr id="151" name="Подлога за цртање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87" name="Group 129"/>
                        <wpg:cNvGrpSpPr/>
                        <wpg:grpSpPr>
                          <a:xfrm>
                            <a:off x="18996" y="122672"/>
                            <a:ext cx="781050" cy="838474"/>
                            <a:chOff x="476250" y="160950"/>
                            <a:chExt cx="781050" cy="838474"/>
                          </a:xfrm>
                        </wpg:grpSpPr>
                        <wpg:grpSp>
                          <wpg:cNvPr id="88" name="Group 186"/>
                          <wpg:cNvGrpSpPr/>
                          <wpg:grpSpPr>
                            <a:xfrm>
                              <a:off x="703874" y="160950"/>
                              <a:ext cx="294059" cy="600349"/>
                              <a:chOff x="0" y="0"/>
                              <a:chExt cx="381813" cy="779211"/>
                            </a:xfrm>
                          </wpg:grpSpPr>
                          <wps:wsp>
                            <wps:cNvPr id="89" name="Oval 189"/>
                            <wps:cNvSpPr/>
                            <wps:spPr>
                              <a:xfrm>
                                <a:off x="95414" y="0"/>
                                <a:ext cx="198782" cy="198782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28457447" w14:textId="77777777" w:rsidR="004A0D15" w:rsidRDefault="004A0D15" w:rsidP="00CE63D8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0" name="Straight Connector 191"/>
                            <wps:cNvCnPr/>
                            <wps:spPr>
                              <a:xfrm flipH="1">
                                <a:off x="194419" y="198782"/>
                                <a:ext cx="386" cy="302133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91" name="Straight Connector 192"/>
                            <wps:cNvCnPr/>
                            <wps:spPr>
                              <a:xfrm flipH="1">
                                <a:off x="47706" y="500597"/>
                                <a:ext cx="146328" cy="278432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92" name="Straight Connector 195"/>
                            <wps:cNvCnPr/>
                            <wps:spPr>
                              <a:xfrm>
                                <a:off x="194627" y="500835"/>
                                <a:ext cx="186981" cy="278376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93" name="Straight Connector 202"/>
                            <wps:cNvCnPr/>
                            <wps:spPr>
                              <a:xfrm>
                                <a:off x="0" y="285865"/>
                                <a:ext cx="381813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  <wps:wsp>
                          <wps:cNvPr id="94" name="Text Box 15"/>
                          <wps:cNvSpPr txBox="1"/>
                          <wps:spPr>
                            <a:xfrm>
                              <a:off x="476250" y="723199"/>
                              <a:ext cx="781050" cy="2762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5F95D5F7" w14:textId="77777777" w:rsidR="004A0D15" w:rsidRPr="00EF778F" w:rsidRDefault="004A0D15" w:rsidP="00CE63D8">
                                <w:pPr>
                                  <w:pStyle w:val="TextBox"/>
                                </w:pPr>
                                <w:r>
                                  <w:t>Корисник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95" name="Rectangle 131"/>
                        <wps:cNvSpPr/>
                        <wps:spPr>
                          <a:xfrm>
                            <a:off x="2676527" y="413312"/>
                            <a:ext cx="885824" cy="38010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7C5D1164" w14:textId="77777777" w:rsidR="004A0D15" w:rsidRPr="00EF778F" w:rsidRDefault="004A0D15" w:rsidP="00CE63D8">
                              <w:pPr>
                                <w:pStyle w:val="TextBox"/>
                              </w:pPr>
                              <w:r>
                                <w:t>Систем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Rectangle 132"/>
                        <wps:cNvSpPr/>
                        <wps:spPr>
                          <a:xfrm>
                            <a:off x="357284" y="942975"/>
                            <a:ext cx="76547" cy="720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Straight Connector 134"/>
                        <wps:cNvCnPr/>
                        <wps:spPr>
                          <a:xfrm>
                            <a:off x="3133726" y="828675"/>
                            <a:ext cx="0" cy="82800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bodyPr/>
                      </wps:wsp>
                      <wps:wsp>
                        <wps:cNvPr id="98" name="Rectangle 204"/>
                        <wps:cNvSpPr/>
                        <wps:spPr>
                          <a:xfrm>
                            <a:off x="3095627" y="1143000"/>
                            <a:ext cx="76547" cy="396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Straight Arrow Connector 135"/>
                        <wps:cNvCnPr/>
                        <wps:spPr>
                          <a:xfrm>
                            <a:off x="433831" y="1162050"/>
                            <a:ext cx="26617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 w="lg" len="med"/>
                          </a:ln>
                          <a:effectLst/>
                        </wps:spPr>
                        <wps:bodyPr/>
                      </wps:wsp>
                      <wps:wsp>
                        <wps:cNvPr id="100" name="Text Box 137"/>
                        <wps:cNvSpPr txBox="1"/>
                        <wps:spPr>
                          <a:xfrm>
                            <a:off x="667910" y="932571"/>
                            <a:ext cx="2297926" cy="258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273BC22B" w14:textId="77777777" w:rsidR="004A0D15" w:rsidRPr="008D3BE3" w:rsidRDefault="004A0D15" w:rsidP="00CE63D8">
                              <w:pPr>
                                <w:pStyle w:val="TextBox"/>
                              </w:pPr>
                              <w:r>
                                <w:t>kreirajForum(grupaID,ime)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Straight Arrow Connector 206"/>
                        <wps:cNvCnPr/>
                        <wps:spPr>
                          <a:xfrm>
                            <a:off x="433831" y="1476375"/>
                            <a:ext cx="26617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arrow" w="lg" len="med"/>
                            <a:tailEnd type="none" w="lg" len="med"/>
                          </a:ln>
                          <a:effectLst/>
                        </wps:spPr>
                        <wps:bodyPr/>
                      </wps:wsp>
                      <wps:wsp>
                        <wps:cNvPr id="102" name="Text Box 207"/>
                        <wps:cNvSpPr txBox="1"/>
                        <wps:spPr>
                          <a:xfrm>
                            <a:off x="838199" y="1246896"/>
                            <a:ext cx="1990726" cy="258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77E0F79D" w14:textId="77777777" w:rsidR="004A0D15" w:rsidRPr="008D3BE3" w:rsidRDefault="004A0D15" w:rsidP="00CE63D8">
                              <w:pPr>
                                <w:pStyle w:val="TextBox"/>
                              </w:pPr>
                              <w:r>
                                <w:t>Forumi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8629624" id="Подлога за цртање 151" o:spid="_x0000_s1288" editas="canvas" style="width:300pt;height:146.5pt;mso-position-horizontal-relative:char;mso-position-vertical-relative:line" coordsize="38100,18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">
                <v:shape id="_x0000_s1289" type="#_x0000_t75" style="position:absolute;width:38100;height:18605;visibility:visible;mso-wrap-style:square">
                  <v:fill o:detectmouseclick="t"/>
                  <v:path o:connecttype="none"/>
                </v:shape>
                <v:group id="Group 129" o:spid="_x0000_s1290" style="position:absolute;left:189;top:1226;width:7811;height:8385" coordorigin="4762,1609" coordsize="7810,8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      <v:group id="Group 186" o:spid="_x0000_s1291" style="position:absolute;left:7038;top:1609;width:2941;height:6003" coordsize="3818,77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Fbm8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GBu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BW5vCAAAA2wAAAA8A&#10;AAAAAAAAAAAAAAAAqgIAAGRycy9kb3ducmV2LnhtbFBLBQYAAAAABAAEAPoAAACZAwAAAAA=&#10;">
                    <v:oval id="Oval 189" o:spid="_x0000_s1292" style="position:absolute;left:954;width:1987;height:19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3KL8cA&#10;AADbAAAADwAAAGRycy9kb3ducmV2LnhtbESPQWvCQBSE70L/w/IKXqRuIjTV6ColKPUkViu0t0f2&#10;maTNvk2zW5P+e7dQ8DjMzDfMYtWbWlyodZVlBfE4AkGcW11xoeDtuHmYgnAeWWNtmRT8koPV8m6w&#10;wFTbjl/pcvCFCBB2KSoovW9SKV1ekkE3tg1x8M62NeiDbAupW+wC3NRyEkWJNFhxWCixoayk/Ovw&#10;YxRku2z0uf/enpL1y0fyFO+6x/h9r9Twvn+eg/DU+1v4v73VCqYz+PsSfoBcX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Ctyi/HAAAA2wAAAA8AAAAAAAAAAAAAAAAAmAIAAGRy&#10;cy9kb3ducmV2LnhtbFBLBQYAAAAABAAEAPUAAACMAwAAAAA=&#10;" fillcolor="window" strokecolor="windowText">
                      <v:textbox>
                        <w:txbxContent>
                          <w:p w14:paraId="28457447" w14:textId="77777777" w:rsidR="004A0D15" w:rsidRDefault="004A0D15" w:rsidP="00CE63D8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  <v:line id="Straight Connector 191" o:spid="_x0000_s1293" style="position:absolute;flip:x;visibility:visible;mso-wrap-style:square" from="1944,1987" to="1948,50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AhOcIAAADbAAAADwAAAGRycy9kb3ducmV2LnhtbERPz2vCMBS+C/sfwhvsIjN1iGg1igjC&#10;Dl6mUvH21jyb0ualJpl2/705DHb8+H4v171txZ18qB0rGI8yEMSl0zVXCk7H3fsMRIjIGlvHpOCX&#10;AqxXL4Ml5to9+Ivuh1iJFMIhRwUmxi6XMpSGLIaR64gTd3XeYkzQV1J7fKRw28qPLJtKizWnBoMd&#10;bQ2VzeHHKpCz/fDmN9+TpmjO57kpyqK77JV6e+03CxCR+vgv/nN/agXztD59ST9A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pAhOcIAAADbAAAADwAAAAAAAAAAAAAA&#10;AAChAgAAZHJzL2Rvd25yZXYueG1sUEsFBgAAAAAEAAQA+QAAAJADAAAAAA==&#10;"/>
                    <v:line id="Straight Connector 192" o:spid="_x0000_s1294" style="position:absolute;flip:x;visibility:visible;mso-wrap-style:square" from="477,5005" to="1940,77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dyEosUAAADbAAAADwAAAGRycy9kb3ducmV2LnhtbESPQWsCMRSE70L/Q3hCL1KzFhFdjSKF&#10;ggcv1bLS23Pz3Cy7edkmUbf/3hQKPQ4z8w2z2vS2FTfyoXasYDLOQBCXTtdcKfg8vr/MQYSIrLF1&#10;TAp+KMBm/TRYYa7dnT/odoiVSBAOOSowMXa5lKE0ZDGMXUecvIvzFmOSvpLa4z3BbStfs2wmLdac&#10;Fgx29GaobA5Xq0DO96Nvvz1Pm6I5nRamKIvua6/U87DfLkFE6uN/+K+90woWE/j9kn6AXD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dyEosUAAADbAAAADwAAAAAAAAAA&#10;AAAAAAChAgAAZHJzL2Rvd25yZXYueG1sUEsFBgAAAAAEAAQA+QAAAJMDAAAAAA==&#10;"/>
                    <v:line id="Straight Connector 195" o:spid="_x0000_s1295" style="position:absolute;visibility:visible;mso-wrap-style:square" from="1946,5008" to="3816,7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wzPsYAAADbAAAADwAAAGRycy9kb3ducmV2LnhtbESPQWvCQBSE7wX/w/IEb3VThdBGVxFL&#10;QT2Uagt6fGafSWr2bdhdk/TfdwtCj8PMfMPMl72pRUvOV5YVPI0TEMS51RUXCr4+3x6fQfiArLG2&#10;TAp+yMNyMXiYY6Ztx3tqD6EQEcI+QwVlCE0mpc9LMujHtiGO3sU6gyFKV0jtsItwU8tJkqTSYMVx&#10;ocSG1iXl18PNKHiffqTtarvb9Mdtes5f9+fTd+eUGg371QxEoD78h+/tjVbwMoG/L/EH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lsMz7GAAAA2wAAAA8AAAAAAAAA&#10;AAAAAAAAoQIAAGRycy9kb3ducmV2LnhtbFBLBQYAAAAABAAEAPkAAACUAwAAAAA=&#10;"/>
                    <v:line id="Straight Connector 202" o:spid="_x0000_s1296" style="position:absolute;visibility:visible;mso-wrap-style:square" from="0,2858" to="3818,2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CWpcYAAADbAAAADwAAAGRycy9kb3ducmV2LnhtbESPT2vCQBTE74LfYXlCb7qxQqipq4il&#10;oD2U+gfa4zP7mkSzb8PuNkm/fbcgeBxm5jfMYtWbWrTkfGVZwXSSgCDOra64UHA6vo6fQPiArLG2&#10;TAp+ycNqORwsMNO24z21h1CICGGfoYIyhCaT0uclGfQT2xBH79s6gyFKV0jtsItwU8vHJEmlwYrj&#10;QokNbUrKr4cfo+B99pG2693btv/cpef8ZX/+unROqYdRv34GEagP9/CtvdUK5jP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YglqXGAAAA2wAAAA8AAAAAAAAA&#10;AAAAAAAAoQIAAGRycy9kb3ducmV2LnhtbFBLBQYAAAAABAAEAPkAAACUAwAAAAA=&#10;"/>
                  </v:group>
                  <v:shape id="Text Box 15" o:spid="_x0000_s1297" type="#_x0000_t202" style="position:absolute;left:4762;top:7231;width:7811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8f1sYA&#10;AADbAAAADwAAAGRycy9kb3ducmV2LnhtbESPQWvCQBSE74L/YXmF3nTTYMWmriKBYCl6SOqlt9fs&#10;MwnNvo3Zrab+elco9DjMzDfMcj2YVpypd41lBU/TCARxaXXDlYLDRzZZgHAeWWNrmRT8koP1ajxa&#10;YqLthXM6F74SAcIuQQW1910ipStrMuimtiMO3tH2Bn2QfSV1j5cAN62Mo2guDTYcFmrsKK2p/C5+&#10;jIL3NNtj/hWbxbVNt7vjpjsdPp+VenwYNq8gPA3+P/zXftMKXmZ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v8f1sYAAADbAAAADwAAAAAAAAAAAAAAAACYAgAAZHJz&#10;L2Rvd25yZXYueG1sUEsFBgAAAAAEAAQA9QAAAIsDAAAAAA==&#10;" filled="f" stroked="f" strokeweight=".5pt">
                    <v:textbox>
                      <w:txbxContent>
                        <w:p w14:paraId="5F95D5F7" w14:textId="77777777" w:rsidR="004A0D15" w:rsidRPr="00EF778F" w:rsidRDefault="004A0D15" w:rsidP="00CE63D8">
                          <w:pPr>
                            <w:pStyle w:val="TextBox"/>
                          </w:pPr>
                          <w:r>
                            <w:t>Корисник</w:t>
                          </w:r>
                        </w:p>
                      </w:txbxContent>
                    </v:textbox>
                  </v:shape>
                </v:group>
                <v:rect id="Rectangle 131" o:spid="_x0000_s1298" style="position:absolute;left:26765;top:4133;width:8858;height:38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xKhsIA&#10;AADbAAAADwAAAGRycy9kb3ducmV2LnhtbESPQWsCMRSE74X+h/AKXopmFRS7GmUtWHrVtffn5nWz&#10;uHlZkrhu/30jCB6HmfmGWW8H24qefGgcK5hOMhDEldMN1wpO5X68BBEissbWMSn4owDbzevLGnPt&#10;bnyg/hhrkSAcclRgYuxyKUNlyGKYuI44eb/OW4xJ+lpqj7cEt62cZdlCWmw4LRjs6NNQdTlerYJ4&#10;Lkw59bvieqreD4vz176/7H6UGr0NxQpEpCE+w4/2t1bwMYf7l/QD5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PEqGwgAAANsAAAAPAAAAAAAAAAAAAAAAAJgCAABkcnMvZG93&#10;bnJldi54bWxQSwUGAAAAAAQABAD1AAAAhwMAAAAA&#10;" fillcolor="window" strokecolor="windowText" strokeweight=".5pt">
                  <v:textbox>
                    <w:txbxContent>
                      <w:p w14:paraId="7C5D1164" w14:textId="77777777" w:rsidR="004A0D15" w:rsidRPr="00EF778F" w:rsidRDefault="004A0D15" w:rsidP="00CE63D8">
                        <w:pPr>
                          <w:pStyle w:val="TextBox"/>
                        </w:pPr>
                        <w:r>
                          <w:t>Систем</w:t>
                        </w:r>
                      </w:p>
                    </w:txbxContent>
                  </v:textbox>
                </v:rect>
                <v:rect id="Rectangle 132" o:spid="_x0000_s1299" style="position:absolute;left:3572;top:9429;width:766;height:7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7U8cIA&#10;AADbAAAADwAAAGRycy9kb3ducmV2LnhtbESPQWvCQBSE74X+h+UJvZS60UOwqavEgtKrmt6f2Wc2&#10;mH0bdteY/vuuIHgcZuYbZrkebScG8qF1rGA2zUAQ10633CiojtuPBYgQkTV2jknBHwVYr15fllho&#10;d+M9DYfYiAThUKACE2NfSBlqQxbD1PXEyTs7bzEm6RupPd4S3HZynmW5tNhyWjDY07eh+nK4WgXx&#10;VJrjzG/Ka1W/7/PTbjtcNr9KvU3G8gtEpDE+w4/2j1bwmcP9S/oB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7tTxwgAAANsAAAAPAAAAAAAAAAAAAAAAAJgCAABkcnMvZG93&#10;bnJldi54bWxQSwUGAAAAAAQABAD1AAAAhwMAAAAA&#10;" fillcolor="window" strokecolor="windowText" strokeweight=".5pt"/>
                <v:line id="Straight Connector 134" o:spid="_x0000_s1300" style="position:absolute;visibility:visible;mso-wrap-style:square" from="31337,8286" to="31337,165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ZNT8MAAADbAAAADwAAAGRycy9kb3ducmV2LnhtbESPT4vCMBTE7wt+h/AEL4umClqtRnEX&#10;FvSg+A/Pj+bZFpuX0mRr/fZGWNjjMDO/YRar1pSiodoVlhUMBxEI4tTqgjMFl/NPfwrCeWSNpWVS&#10;8CQHq2XnY4GJtg8+UnPymQgQdgkqyL2vEildmpNBN7AVcfButjbog6wzqWt8BLgp5SiKJtJgwWEh&#10;x4q+c0rvp1+jgOnzmu1KrkzUxtuvw1XG432jVK/brucgPLX+P/zX3mgFsxjeX8IPkMs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7WTU/DAAAA2wAAAA8AAAAAAAAAAAAA&#10;AAAAoQIAAGRycy9kb3ducmV2LnhtbFBLBQYAAAAABAAEAPkAAACRAwAAAAA=&#10;" strokeweight=".5pt">
                  <v:stroke dashstyle="dash"/>
                </v:line>
                <v:rect id="Rectangle 204" o:spid="_x0000_s1301" style="position:absolute;left:30956;top:11430;width:765;height:39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3lGL8A&#10;AADbAAAADwAAAGRycy9kb3ducmV2LnhtbERPTYvCMBC9L/gfwgh7WTR1D7JWo1RB8arW+9iMTbGZ&#10;lCTW7r/fHIQ9Pt73ajPYVvTkQ+NYwWyagSCunG64VlBe9pMfECEia2wdk4JfCrBZjz5WmGv34hP1&#10;51iLFMIhRwUmxi6XMlSGLIap64gTd3feYkzQ11J7fKVw28rvLJtLiw2nBoMd7QxVj/PTKoi3wlxm&#10;fls8y+rrNL8d9v1je1XqczwUSxCRhvgvfruPWsEijU1f0g+Q6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PeUYvwAAANsAAAAPAAAAAAAAAAAAAAAAAJgCAABkcnMvZG93bnJl&#10;di54bWxQSwUGAAAAAAQABAD1AAAAhAMAAAAA&#10;" fillcolor="window" strokecolor="windowText" strokeweight=".5pt"/>
                <v:shape id="Straight Arrow Connector 135" o:spid="_x0000_s1302" type="#_x0000_t32" style="position:absolute;left:4338;top:11620;width:2661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5iNOsQAAADbAAAADwAAAGRycy9kb3ducmV2LnhtbESPT2vCQBTE7wW/w/IEb3VTETGpqxRB&#10;aS/Ff3h+Zl+zIdm3IbtN0m/fFQSPw8z8hlltBluLjlpfOlbwNk1AEOdOl1wouJx3r0sQPiBrrB2T&#10;gj/ysFmPXlaYadfzkbpTKESEsM9QgQmhyaT0uSGLfuoa4uj9uNZiiLItpG6xj3Bby1mSLKTFkuOC&#10;wYa2hvLq9GsVzLvr8qs3x+t+/72t6qo82PR2UGoyHj7eQQQawjP8aH9qBWkK9y/xB8j1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mI06xAAAANsAAAAPAAAAAAAAAAAA&#10;AAAAAKECAABkcnMvZG93bnJldi54bWxQSwUGAAAAAAQABAD5AAAAkgMAAAAA&#10;">
                  <v:stroke endarrow="open" endarrowwidth="wide"/>
                </v:shape>
                <v:shape id="Text Box 137" o:spid="_x0000_s1303" type="#_x0000_t202" style="position:absolute;left:6679;top:9325;width:22979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QKA8cA&#10;AADcAAAADwAAAGRycy9kb3ducmV2LnhtbESPzWvCQBDF7wX/h2WE3upGoUVSNyIBaRF78OPS2zQ7&#10;+aDZ2ZhdNfav7xwEbzO8N+/9ZrEcXKsu1IfGs4HpJAFFXHjbcGXgeFi/zEGFiGyx9UwGbhRgmY2e&#10;Fphaf+UdXfaxUhLCIUUDdYxdqnUoanIYJr4jFq30vcMoa19p2+NVwl2rZ0nyph02LA01dpTXVPzu&#10;z87AJl9/4e5n5uZ/bf6xLVfd6fj9aszzeFi9g4o0xIf5fv1pBT8RfHlGJt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mUCgPHAAAA3AAAAA8AAAAAAAAAAAAAAAAAmAIAAGRy&#10;cy9kb3ducmV2LnhtbFBLBQYAAAAABAAEAPUAAACMAwAAAAA=&#10;" filled="f" stroked="f" strokeweight=".5pt">
                  <v:textbox>
                    <w:txbxContent>
                      <w:p w14:paraId="273BC22B" w14:textId="77777777" w:rsidR="004A0D15" w:rsidRPr="008D3BE3" w:rsidRDefault="004A0D15" w:rsidP="00CE63D8">
                        <w:pPr>
                          <w:pStyle w:val="TextBox"/>
                        </w:pPr>
                        <w:r>
                          <w:t>kreirajForum(grupaID,ime)</w:t>
                        </w:r>
                      </w:p>
                    </w:txbxContent>
                  </v:textbox>
                </v:shape>
                <v:shape id="Straight Arrow Connector 206" o:spid="_x0000_s1304" type="#_x0000_t32" style="position:absolute;left:4338;top:14763;width:2661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cz1r8AAADcAAAADwAAAGRycy9kb3ducmV2LnhtbESPwQrCMBBE74L/EFbwpmkVRKpRqiAI&#10;erH6AWuztsVmU5qo9e+NIHjbZWbnzS7XnanFk1pXWVYQjyMQxLnVFRcKLufdaA7CeWSNtWVS8CYH&#10;61W/t8RE2xef6Jn5QoQQdgkqKL1vEildXpJBN7YNcdButjXow9oWUrf4CuGmlpMomkmDFQdCiQ1t&#10;S8rv2cMEbnyqsmJj8XiZXdM4nV7twRyUGg66dAHCU+f/5t/1Xof6UQzfZ8IE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Ncz1r8AAADcAAAADwAAAAAAAAAAAAAAAACh&#10;AgAAZHJzL2Rvd25yZXYueG1sUEsFBgAAAAAEAAQA+QAAAI0DAAAAAA==&#10;">
                  <v:stroke startarrow="open" startarrowwidth="wide" endarrowwidth="wide"/>
                </v:shape>
                <v:shape id="Text Box 207" o:spid="_x0000_s1305" type="#_x0000_t202" style="position:absolute;left:8381;top:12468;width:19908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ox78QA&#10;AADcAAAADwAAAGRycy9kb3ducmV2LnhtbERPTWvCQBC9F/oflhF6qxsDLZK6igSCIvUQ66W3MTsm&#10;wexsml2T1F/fFYTe5vE+Z7EaTSN66lxtWcFsGoEgLqyuuVRw/Mpe5yCcR9bYWCYFv+RgtXx+WmCi&#10;7cA59QdfihDCLkEFlfdtIqUrKjLoprYlDtzZdgZ9gF0pdYdDCDeNjKPoXRqsOTRU2FJaUXE5XI2C&#10;XZrtMT/FZn5r0s3ned3+HL/flHqZjOsPEJ5G/y9+uLc6zI9iuD8TLp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KMe/EAAAA3AAAAA8AAAAAAAAAAAAAAAAAmAIAAGRycy9k&#10;b3ducmV2LnhtbFBLBQYAAAAABAAEAPUAAACJAwAAAAA=&#10;" filled="f" stroked="f" strokeweight=".5pt">
                  <v:textbox>
                    <w:txbxContent>
                      <w:p w14:paraId="77E0F79D" w14:textId="77777777" w:rsidR="004A0D15" w:rsidRPr="008D3BE3" w:rsidRDefault="004A0D15" w:rsidP="00CE63D8">
                        <w:pPr>
                          <w:pStyle w:val="TextBox"/>
                        </w:pPr>
                        <w:r>
                          <w:t>Forumi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E89ED3B" w14:textId="77777777" w:rsidR="00803B31" w:rsidRPr="005954D6" w:rsidRDefault="00803B31" w:rsidP="00803B31">
      <w:pPr>
        <w:rPr>
          <w:b/>
          <w:lang w:val="sr-Cyrl-RS"/>
        </w:rPr>
      </w:pPr>
      <w:r w:rsidRPr="005954D6">
        <w:rPr>
          <w:b/>
          <w:lang w:val="sr-Cyrl-RS"/>
        </w:rPr>
        <w:t xml:space="preserve"> Алтернативни сценарији:</w:t>
      </w:r>
    </w:p>
    <w:p w14:paraId="2C5EAEED" w14:textId="77777777" w:rsidR="00803B31" w:rsidRPr="005954D6" w:rsidRDefault="00803B31" w:rsidP="00803B31">
      <w:pPr>
        <w:pStyle w:val="AltScen"/>
        <w:rPr>
          <w:lang w:val="sr-Cyrl-RS"/>
        </w:rPr>
      </w:pPr>
      <w:r w:rsidRPr="005954D6">
        <w:rPr>
          <w:lang w:val="sr-Cyrl-RS"/>
        </w:rPr>
        <w:t>4.1</w:t>
      </w:r>
      <w:r w:rsidRPr="005954D6">
        <w:rPr>
          <w:lang w:val="sr-Cyrl-RS"/>
        </w:rPr>
        <w:tab/>
        <w:t>Ако унето име не задовољава правила валидације биће враћена форма за унос са грешком</w:t>
      </w:r>
    </w:p>
    <w:p w14:paraId="69E71C5C" w14:textId="1ED8E07C" w:rsidR="004D5E36" w:rsidRPr="005954D6" w:rsidRDefault="004A5673" w:rsidP="00803B31">
      <w:pPr>
        <w:pStyle w:val="ProList"/>
        <w:jc w:val="center"/>
        <w:rPr>
          <w:lang w:val="sr-Cyrl-RS"/>
        </w:rPr>
      </w:pPr>
      <w:r w:rsidRPr="005954D6">
        <w:rPr>
          <w:rFonts w:eastAsia="Times New Roman" w:cs="Times New Roman"/>
          <w:noProof/>
          <w:lang w:val="sr-Cyrl-RS"/>
        </w:rPr>
        <mc:AlternateContent>
          <mc:Choice Requires="wpc">
            <w:drawing>
              <wp:inline distT="0" distB="0" distL="0" distR="0" wp14:anchorId="10AEB64A" wp14:editId="0AA609F6">
                <wp:extent cx="3810000" cy="1860550"/>
                <wp:effectExtent l="0" t="0" r="0" b="0"/>
                <wp:docPr id="610" name="Подлога за цртање 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68" name="Group 129"/>
                        <wpg:cNvGrpSpPr/>
                        <wpg:grpSpPr>
                          <a:xfrm>
                            <a:off x="18996" y="122672"/>
                            <a:ext cx="781050" cy="838474"/>
                            <a:chOff x="476250" y="160950"/>
                            <a:chExt cx="781050" cy="838474"/>
                          </a:xfrm>
                        </wpg:grpSpPr>
                        <wpg:grpSp>
                          <wpg:cNvPr id="86" name="Group 186"/>
                          <wpg:cNvGrpSpPr/>
                          <wpg:grpSpPr>
                            <a:xfrm>
                              <a:off x="703874" y="160950"/>
                              <a:ext cx="294059" cy="600349"/>
                              <a:chOff x="0" y="0"/>
                              <a:chExt cx="381813" cy="779211"/>
                            </a:xfrm>
                          </wpg:grpSpPr>
                          <wps:wsp>
                            <wps:cNvPr id="170" name="Oval 189"/>
                            <wps:cNvSpPr/>
                            <wps:spPr>
                              <a:xfrm>
                                <a:off x="95414" y="0"/>
                                <a:ext cx="198782" cy="198782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1993F94C" w14:textId="77777777" w:rsidR="004A0D15" w:rsidRDefault="004A0D15" w:rsidP="00803B31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1" name="Straight Connector 191"/>
                            <wps:cNvCnPr/>
                            <wps:spPr>
                              <a:xfrm flipH="1">
                                <a:off x="194419" y="198782"/>
                                <a:ext cx="386" cy="302133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72" name="Straight Connector 192"/>
                            <wps:cNvCnPr/>
                            <wps:spPr>
                              <a:xfrm flipH="1">
                                <a:off x="47706" y="500597"/>
                                <a:ext cx="146328" cy="278432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73" name="Straight Connector 195"/>
                            <wps:cNvCnPr/>
                            <wps:spPr>
                              <a:xfrm>
                                <a:off x="194627" y="500835"/>
                                <a:ext cx="186981" cy="278376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74" name="Straight Connector 202"/>
                            <wps:cNvCnPr/>
                            <wps:spPr>
                              <a:xfrm>
                                <a:off x="0" y="285865"/>
                                <a:ext cx="381813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  <wps:wsp>
                          <wps:cNvPr id="175" name="Text Box 15"/>
                          <wps:cNvSpPr txBox="1"/>
                          <wps:spPr>
                            <a:xfrm>
                              <a:off x="476250" y="723199"/>
                              <a:ext cx="781050" cy="2762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204F6466" w14:textId="77777777" w:rsidR="004A0D15" w:rsidRPr="00EF778F" w:rsidRDefault="004A0D15" w:rsidP="00803B31">
                                <w:pPr>
                                  <w:pStyle w:val="TextBox"/>
                                </w:pPr>
                                <w:r>
                                  <w:t>Корисник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76" name="Rectangle 131"/>
                        <wps:cNvSpPr/>
                        <wps:spPr>
                          <a:xfrm>
                            <a:off x="2676527" y="413312"/>
                            <a:ext cx="885824" cy="38010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38102733" w14:textId="77777777" w:rsidR="004A0D15" w:rsidRPr="00EF778F" w:rsidRDefault="004A0D15" w:rsidP="00803B31">
                              <w:pPr>
                                <w:pStyle w:val="TextBox"/>
                              </w:pPr>
                              <w:r>
                                <w:t>Систем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Rectangle 132"/>
                        <wps:cNvSpPr/>
                        <wps:spPr>
                          <a:xfrm>
                            <a:off x="357284" y="942975"/>
                            <a:ext cx="76547" cy="720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Straight Connector 134"/>
                        <wps:cNvCnPr/>
                        <wps:spPr>
                          <a:xfrm>
                            <a:off x="3133726" y="828675"/>
                            <a:ext cx="0" cy="82800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bodyPr/>
                      </wps:wsp>
                      <wps:wsp>
                        <wps:cNvPr id="179" name="Rectangle 204"/>
                        <wps:cNvSpPr/>
                        <wps:spPr>
                          <a:xfrm>
                            <a:off x="3095627" y="1143000"/>
                            <a:ext cx="76547" cy="396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Straight Arrow Connector 135"/>
                        <wps:cNvCnPr/>
                        <wps:spPr>
                          <a:xfrm>
                            <a:off x="433831" y="1162050"/>
                            <a:ext cx="26617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 w="lg" len="med"/>
                          </a:ln>
                          <a:effectLst/>
                        </wps:spPr>
                        <wps:bodyPr/>
                      </wps:wsp>
                      <wps:wsp>
                        <wps:cNvPr id="181" name="Text Box 137"/>
                        <wps:cNvSpPr txBox="1"/>
                        <wps:spPr>
                          <a:xfrm>
                            <a:off x="667910" y="932571"/>
                            <a:ext cx="2297926" cy="258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082D1C24" w14:textId="77777777" w:rsidR="004A0D15" w:rsidRPr="008D3BE3" w:rsidRDefault="004A0D15" w:rsidP="00803B31">
                              <w:pPr>
                                <w:pStyle w:val="TextBox"/>
                              </w:pPr>
                              <w:r>
                                <w:t>kreirajForum(grupaID,ime)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Straight Arrow Connector 206"/>
                        <wps:cNvCnPr/>
                        <wps:spPr>
                          <a:xfrm>
                            <a:off x="433831" y="1476375"/>
                            <a:ext cx="26617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arrow" w="lg" len="med"/>
                            <a:tailEnd type="none" w="lg" len="med"/>
                          </a:ln>
                          <a:effectLst/>
                        </wps:spPr>
                        <wps:bodyPr/>
                      </wps:wsp>
                      <wps:wsp>
                        <wps:cNvPr id="183" name="Text Box 207"/>
                        <wps:cNvSpPr txBox="1"/>
                        <wps:spPr>
                          <a:xfrm>
                            <a:off x="838199" y="1246896"/>
                            <a:ext cx="1990726" cy="258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3E1C6498" w14:textId="3C166476" w:rsidR="004A0D15" w:rsidRDefault="004A0D15" w:rsidP="00803B31">
                              <w:pPr>
                                <w:pStyle w:val="TextBox"/>
                                <w:rPr>
                                  <w:lang w:val="sr-Latn-RS"/>
                                </w:rPr>
                              </w:pPr>
                              <w:r>
                                <w:rPr>
                                  <w:lang w:val="sr-Latn-RS"/>
                                </w:rPr>
                                <w:t>Greska</w:t>
                              </w:r>
                            </w:p>
                            <w:p w14:paraId="67943732" w14:textId="77777777" w:rsidR="004A0D15" w:rsidRPr="00803B31" w:rsidRDefault="004A0D15" w:rsidP="00803B31">
                              <w:pPr>
                                <w:pStyle w:val="TextBox"/>
                                <w:jc w:val="both"/>
                                <w:rPr>
                                  <w:lang w:val="sr-Latn-R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0AEB64A" id="Подлога за цртање 610" o:spid="_x0000_s1306" editas="canvas" style="width:300pt;height:146.5pt;mso-position-horizontal-relative:char;mso-position-vertical-relative:line" coordsize="38100,18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">
                <v:shape id="_x0000_s1307" type="#_x0000_t75" style="position:absolute;width:38100;height:18605;visibility:visible;mso-wrap-style:square">
                  <v:fill o:detectmouseclick="t"/>
                  <v:path o:connecttype="none"/>
                </v:shape>
                <v:group id="Group 129" o:spid="_x0000_s1308" style="position:absolute;left:189;top:1226;width:7811;height:8385" coordorigin="4762,1609" coordsize="7810,8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1z+s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bXP6xgAAANwA&#10;AAAPAAAAAAAAAAAAAAAAAKoCAABkcnMvZG93bnJldi54bWxQSwUGAAAAAAQABAD6AAAAnQMAAAAA&#10;">
                  <v:group id="Group 186" o:spid="_x0000_s1309" style="position:absolute;left:7038;top:1609;width:2941;height:6003" coordsize="3818,77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  <v:oval id="Oval 189" o:spid="_x0000_s1310" style="position:absolute;left:954;width:1987;height:19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OudsgA&#10;AADcAAAADwAAAGRycy9kb3ducmV2LnhtbESPQUvDQBCF74X+h2UEL6XdRDCV2G2RoNhTaasFvQ3Z&#10;MYnNzsbs2sR/7xwEbzO8N+99s9qMrlUX6kPj2UC6SEARl942XBl4fXma34EKEdli65kM/FCAzXo6&#10;WWFu/cAHuhxjpSSEQ44G6hi7XOtQ1uQwLHxHLNqH7x1GWftK2x4HCXetvkmSTDtsWBpq7KioqTwf&#10;v52BYlfMPvdf21P2+PyeLdPdcJu+7Y25vhof7kFFGuO/+e96awV/KfjyjEyg1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WQ652yAAAANwAAAAPAAAAAAAAAAAAAAAAAJgCAABk&#10;cnMvZG93bnJldi54bWxQSwUGAAAAAAQABAD1AAAAjQMAAAAA&#10;" fillcolor="window" strokecolor="windowText">
                      <v:textbox>
                        <w:txbxContent>
                          <w:p w14:paraId="1993F94C" w14:textId="77777777" w:rsidR="004A0D15" w:rsidRDefault="004A0D15" w:rsidP="00803B31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  <v:line id="Straight Connector 191" o:spid="_x0000_s1311" style="position:absolute;flip:x;visibility:visible;mso-wrap-style:square" from="1944,1987" to="1948,50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dXR8QAAADcAAAADwAAAGRycy9kb3ducmV2LnhtbERPTWsCMRC9C/6HMIVeSs1aSqurUUQQ&#10;evCiLSvexs10s+xmsiapbv+9KRS8zeN9znzZ21ZcyIfasYLxKANBXDpdc6Xg63PzPAERIrLG1jEp&#10;+KUAy8VwMMdcuyvv6LKPlUghHHJUYGLscilDachiGLmOOHHfzluMCfpKao/XFG5b+ZJlb9JizanB&#10;YEdrQ2Wz/7EK5GT7dPar02tTNIfD1BRl0R23Sj0+9KsZiEh9vIv/3R86zX8fw98z6QK5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l1dHxAAAANwAAAAPAAAAAAAAAAAA&#10;AAAAAKECAABkcnMvZG93bnJldi54bWxQSwUGAAAAAAQABAD5AAAAkgMAAAAA&#10;"/>
                    <v:line id="Straight Connector 192" o:spid="_x0000_s1312" style="position:absolute;flip:x;visibility:visible;mso-wrap-style:square" from="477,5005" to="1940,77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XJMMQAAADcAAAADwAAAGRycy9kb3ducmV2LnhtbERPS2sCMRC+C/6HMIVeSs0qpbVbo4hQ&#10;8ODFByu9TTfTzbKbyZpE3f57Uyh4m4/vObNFb1txIR9qxwrGowwEcel0zZWCw/7zeQoiRGSNrWNS&#10;8EsBFvPhYIa5dlfe0mUXK5FCOOSowMTY5VKG0pDFMHIdceJ+nLcYE/SV1B6vKdy2cpJlr9JizanB&#10;YEcrQ2WzO1sFcrp5Ovnl90tTNMfjuynKovvaKPX40C8/QETq4138717rNP9tAn/PpAvk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RckwxAAAANwAAAAPAAAAAAAAAAAA&#10;AAAAAKECAABkcnMvZG93bnJldi54bWxQSwUGAAAAAAQABAD5AAAAkgMAAAAA&#10;"/>
                    <v:line id="Straight Connector 195" o:spid="_x0000_s1313" style="position:absolute;visibility:visible;mso-wrap-style:square" from="1946,5008" to="3816,7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3t1MQAAADcAAAADwAAAGRycy9kb3ducmV2LnhtbERPS2vCQBC+C/6HZYTedGOFVFJXEUtB&#10;eyj1Ae1xzE6TaHY27G6T9N93C4K3+fies1j1phYtOV9ZVjCdJCCIc6srLhScjq/jOQgfkDXWlknB&#10;L3lYLYeDBWbadryn9hAKEUPYZ6igDKHJpPR5SQb9xDbEkfu2zmCI0BVSO+xiuKnlY5Kk0mDFsaHE&#10;hjYl5dfDj1HwPvtI2/Xubdt/7tJz/rI/f106p9TDqF8/gwjUh7v45t7qOP9pBv/PxAv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Le3UxAAAANwAAAAPAAAAAAAAAAAA&#10;AAAAAKECAABkcnMvZG93bnJldi54bWxQSwUGAAAAAAQABAD5AAAAkgMAAAAA&#10;"/>
                    <v:line id="Straight Connector 202" o:spid="_x0000_s1314" style="position:absolute;visibility:visible;mso-wrap-style:square" from="0,2858" to="3818,2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R1oMUAAADcAAAADwAAAGRycy9kb3ducmV2LnhtbERPTWvCQBC9C/6HZYTedNNW0pK6irQU&#10;tAdRW2iPY3aaRLOzYXdN0n/vCkJv83ifM1v0phYtOV9ZVnA/SUAQ51ZXXCj4+nwfP4PwAVljbZkU&#10;/JGHxXw4mGGmbcc7avehEDGEfYYKyhCaTEqfl2TQT2xDHLlf6wyGCF0htcMuhptaPiRJKg1WHBtK&#10;bOi1pPy0PxsFm8dt2i7XH6v+e50e8rfd4efYOaXuRv3yBUSgPvyLb+6VjvOfpnB9Jl4g5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cR1oMUAAADcAAAADwAAAAAAAAAA&#10;AAAAAAChAgAAZHJzL2Rvd25yZXYueG1sUEsFBgAAAAAEAAQA+QAAAJMDAAAAAA==&#10;"/>
                  </v:group>
                  <v:shape id="Text Box 15" o:spid="_x0000_s1315" type="#_x0000_t202" style="position:absolute;left:4762;top:7231;width:7811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Xa5sQA&#10;AADcAAAADwAAAGRycy9kb3ducmV2LnhtbERPTWvCQBC9F/wPyxR6q5sKakhdJQSCpehB66W3aXZM&#10;QrOzMbsmaX99VxB6m8f7nNVmNI3oqXO1ZQUv0wgEcWF1zaWC00f+HINwHlljY5kU/JCDzXrysMJE&#10;24EP1B99KUIIuwQVVN63iZSuqMigm9qWOHBn2xn0AXal1B0OIdw0chZFC2mw5tBQYUtZRcX38WoU&#10;vGf5Hg9fMxP/Ntl2d07by+lzrtTT45i+gvA0+n/x3f2mw/zlHG7PhAv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l2ubEAAAA3AAAAA8AAAAAAAAAAAAAAAAAmAIAAGRycy9k&#10;b3ducmV2LnhtbFBLBQYAAAAABAAEAPUAAACJAwAAAAA=&#10;" filled="f" stroked="f" strokeweight=".5pt">
                    <v:textbox>
                      <w:txbxContent>
                        <w:p w14:paraId="204F6466" w14:textId="77777777" w:rsidR="004A0D15" w:rsidRPr="00EF778F" w:rsidRDefault="004A0D15" w:rsidP="00803B31">
                          <w:pPr>
                            <w:pStyle w:val="TextBox"/>
                          </w:pPr>
                          <w:r>
                            <w:t>Корисник</w:t>
                          </w:r>
                        </w:p>
                      </w:txbxContent>
                    </v:textbox>
                  </v:shape>
                </v:group>
                <v:rect id="Rectangle 131" o:spid="_x0000_s1316" style="position:absolute;left:26765;top:4133;width:8858;height:38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ePkcEA&#10;AADcAAAADwAAAGRycy9kb3ducmV2LnhtbERPTWvCQBC9F/oflhF6KXWjh1hSV4kFpVc1vY/ZMRvM&#10;zobdNab/visI3ubxPme5Hm0nBvKhdaxgNs1AENdOt9woqI7bj08QISJr7ByTgj8KsF69viyx0O7G&#10;exoOsREphEOBCkyMfSFlqA1ZDFPXEyfu7LzFmKBvpPZ4S+G2k/Msy6XFllODwZ6+DdWXw9UqiKfS&#10;HGd+U16r+n2fn3bb4bL5VeptMpZfICKN8Sl+uH90mr/I4f5MukC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7Hj5HBAAAA3AAAAA8AAAAAAAAAAAAAAAAAmAIAAGRycy9kb3du&#10;cmV2LnhtbFBLBQYAAAAABAAEAPUAAACGAwAAAAA=&#10;" fillcolor="window" strokecolor="windowText" strokeweight=".5pt">
                  <v:textbox>
                    <w:txbxContent>
                      <w:p w14:paraId="38102733" w14:textId="77777777" w:rsidR="004A0D15" w:rsidRPr="00EF778F" w:rsidRDefault="004A0D15" w:rsidP="00803B31">
                        <w:pPr>
                          <w:pStyle w:val="TextBox"/>
                        </w:pPr>
                        <w:r>
                          <w:t>Систем</w:t>
                        </w:r>
                      </w:p>
                    </w:txbxContent>
                  </v:textbox>
                </v:rect>
                <v:rect id="Rectangle 132" o:spid="_x0000_s1317" style="position:absolute;left:3572;top:9429;width:766;height:7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sqCsAA&#10;AADcAAAADwAAAGRycy9kb3ducmV2LnhtbERPS4vCMBC+L/gfwgheljXVgy5do9QFF6++7mMz2xSb&#10;SUlirf/eCIK3+fies1j1thEd+VA7VjAZZyCIS6drrhQcD5uvbxAhImtsHJOCOwVYLQcfC8y1u/GO&#10;un2sRArhkKMCE2ObSxlKQxbD2LXEift33mJM0FdSe7ylcNvIaZbNpMWaU4PBln4NlZf91SqI58Ic&#10;Jn5dXI/l5252/tt0l/VJqdGwL35AROrjW/xyb3WaP5/D85l0gVw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YsqCsAAAADcAAAADwAAAAAAAAAAAAAAAACYAgAAZHJzL2Rvd25y&#10;ZXYueG1sUEsFBgAAAAAEAAQA9QAAAIUDAAAAAA==&#10;" fillcolor="window" strokecolor="windowText" strokeweight=".5pt"/>
                <v:line id="Straight Connector 134" o:spid="_x0000_s1318" style="position:absolute;visibility:visible;mso-wrap-style:square" from="31337,8286" to="31337,165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gOWoMUAAADcAAAADwAAAGRycy9kb3ducmV2LnhtbESPzWrDQAyE74G+w6JCL6Fep9C4ON6E&#10;NhBoDwn5I2fhVW1Tr9Z4N4779tGh0JvEjGY+FavRtWqgPjSeDcySFBRx6W3DlYHzafP8BipEZIut&#10;ZzLwSwFWy4dJgbn1Nz7QcIyVkhAOORqoY+xyrUNZk8OQ+I5YtG/fO4yy9pW2Pd4k3LX6JU3n2mHD&#10;0lBjR+uayp/j1Rlgml6qbcudS8fs62N/0dnrbjDm6XF8X4CKNMZ/89/1pxX8TGjlGZlAL+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gOWoMUAAADcAAAADwAAAAAAAAAA&#10;AAAAAAChAgAAZHJzL2Rvd25yZXYueG1sUEsFBgAAAAAEAAQA+QAAAJMDAAAAAA==&#10;" strokeweight=".5pt">
                  <v:stroke dashstyle="dash"/>
                </v:line>
                <v:rect id="Rectangle 204" o:spid="_x0000_s1319" style="position:absolute;left:30956;top:11430;width:765;height:39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gb48EA&#10;AADcAAAADwAAAGRycy9kb3ducmV2LnhtbERPPW/CMBDdK/U/WFeJpQIHBqABg0Ilqq4Quh/xNY6I&#10;z5FtQvrvayQktnt6n7feDrYVPfnQOFYwnWQgiCunG64VnMr9eAkiRGSNrWNS8EcBtpvXlzXm2t34&#10;QP0x1iKFcMhRgYmxy6UMlSGLYeI64sT9Om8xJuhrqT3eUrht5SzL5tJiw6nBYEefhqrL8WoVxHNh&#10;yqnfFddT9X6Yn7/2/WX3o9TobShWICIN8Sl+uL91mr/4gPsz6QK5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9YG+PBAAAA3AAAAA8AAAAAAAAAAAAAAAAAmAIAAGRycy9kb3du&#10;cmV2LnhtbFBLBQYAAAAABAAEAPUAAACGAwAAAAA=&#10;" fillcolor="window" strokecolor="windowText" strokeweight=".5pt"/>
                <v:shape id="Straight Arrow Connector 135" o:spid="_x0000_s1320" type="#_x0000_t32" style="position:absolute;left:4338;top:11620;width:2661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3dz1MUAAADcAAAADwAAAGRycy9kb3ducmV2LnhtbESPT2vDMAzF74N+B6PCbqvTMUaW1S2l&#10;0LJdRv+MnrVYjUNiOcRekn376TDYTeI9vffTajP5Vg3UxzqwgeUiA0VcBltzZeDzsn/IQcWEbLEN&#10;TAZ+KMJmPbtbYWHDyCcazqlSEsKxQAMupa7QOpaOPMZF6IhFu4XeY5K1r7TtcZRw3+rHLHvWHmuW&#10;Bocd7RyVzfnbG3garvn76E7Xw+Fj17RNffQvX0dj7ufT9hVUoin9m/+u36zg54Ivz8gEev0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3dz1MUAAADcAAAADwAAAAAAAAAA&#10;AAAAAAChAgAAZHJzL2Rvd25yZXYueG1sUEsFBgAAAAAEAAQA+QAAAJMDAAAAAA==&#10;">
                  <v:stroke endarrow="open" endarrowwidth="wide"/>
                </v:shape>
                <v:shape id="Text Box 137" o:spid="_x0000_s1321" type="#_x0000_t202" style="position:absolute;left:6679;top:9325;width:22979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uswsQA&#10;AADcAAAADwAAAGRycy9kb3ducmV2LnhtbERPTWvCQBC9F/wPywi9NRuFlhCzigSkRdpD1Iu3MTsm&#10;wexszK4m7a/vFgre5vE+J1uNphV36l1jWcEsikEQl1Y3XCk47DcvCQjnkTW2lknBNzlYLSdPGaba&#10;DlzQfecrEULYpaig9r5LpXRlTQZdZDviwJ1tb9AH2FdS9ziEcNPKeRy/SYMNh4YaO8prKi+7m1Gw&#10;zTdfWJzmJvlp8/fP87q7Ho6vSj1Px/UChKfRP8T/7g8d5icz+HsmXC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LrMLEAAAA3AAAAA8AAAAAAAAAAAAAAAAAmAIAAGRycy9k&#10;b3ducmV2LnhtbFBLBQYAAAAABAAEAPUAAACJAwAAAAA=&#10;" filled="f" stroked="f" strokeweight=".5pt">
                  <v:textbox>
                    <w:txbxContent>
                      <w:p w14:paraId="082D1C24" w14:textId="77777777" w:rsidR="004A0D15" w:rsidRPr="008D3BE3" w:rsidRDefault="004A0D15" w:rsidP="00803B31">
                        <w:pPr>
                          <w:pStyle w:val="TextBox"/>
                        </w:pPr>
                        <w:r>
                          <w:t>kreirajForum(grupaID,ime)</w:t>
                        </w:r>
                      </w:p>
                    </w:txbxContent>
                  </v:textbox>
                </v:shape>
                <v:shape id="Straight Arrow Connector 206" o:spid="_x0000_s1322" type="#_x0000_t32" style="position:absolute;left:4338;top:14763;width:2661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dau+78AAADcAAAADwAAAGRycy9kb3ducmV2LnhtbESPwQrCMBBE74L/EFbwpmkVRKpRqiAI&#10;erH6AWuztsVmU5qo9e+NIHjbZWbnzS7XnanFk1pXWVYQjyMQxLnVFRcKLufdaA7CeWSNtWVS8CYH&#10;61W/t8RE2xef6Jn5QoQQdgkqKL1vEildXpJBN7YNcdButjXow9oWUrf4CuGmlpMomkmDFQdCiQ1t&#10;S8rv2cMEbnyqsmJj8XiZXdM4nV7twRyUGg66dAHCU+f/5t/1Xof68wl8nwkT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9dau+78AAADcAAAADwAAAAAAAAAAAAAAAACh&#10;AgAAZHJzL2Rvd25yZXYueG1sUEsFBgAAAAAEAAQA+QAAAI0DAAAAAA==&#10;">
                  <v:stroke startarrow="open" startarrowwidth="wide" endarrowwidth="wide"/>
                </v:shape>
                <v:shape id="Text Box 207" o:spid="_x0000_s1323" type="#_x0000_t202" style="position:absolute;left:8381;top:12468;width:19908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WXLsQA&#10;AADcAAAADwAAAGRycy9kb3ducmV2LnhtbERPTWvCQBC9F/wPywi91Y2WSkhdJQSCpbQHoxdv0+yY&#10;BLOzMbs1aX99tyB4m8f7nNVmNK24Uu8aywrmswgEcWl1w5WCwz5/ikE4j6yxtUwKfsjBZj15WGGi&#10;7cA7uha+EiGEXYIKau+7REpX1mTQzWxHHLiT7Q36APtK6h6HEG5auYiipTTYcGiosaOspvJcfBsF&#10;71n+ibuvhYl/22z7cUq7y+H4otTjdExfQXga/V18c7/pMD9+hv9nwgV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Vly7EAAAA3AAAAA8AAAAAAAAAAAAAAAAAmAIAAGRycy9k&#10;b3ducmV2LnhtbFBLBQYAAAAABAAEAPUAAACJAwAAAAA=&#10;" filled="f" stroked="f" strokeweight=".5pt">
                  <v:textbox>
                    <w:txbxContent>
                      <w:p w14:paraId="3E1C6498" w14:textId="3C166476" w:rsidR="004A0D15" w:rsidRDefault="004A0D15" w:rsidP="00803B31">
                        <w:pPr>
                          <w:pStyle w:val="TextBox"/>
                          <w:rPr>
                            <w:lang w:val="sr-Latn-RS"/>
                          </w:rPr>
                        </w:pPr>
                        <w:r>
                          <w:rPr>
                            <w:lang w:val="sr-Latn-RS"/>
                          </w:rPr>
                          <w:t>Greska</w:t>
                        </w:r>
                      </w:p>
                      <w:p w14:paraId="67943732" w14:textId="77777777" w:rsidR="004A0D15" w:rsidRPr="00803B31" w:rsidRDefault="004A0D15" w:rsidP="00803B31">
                        <w:pPr>
                          <w:pStyle w:val="TextBox"/>
                          <w:jc w:val="both"/>
                          <w:rPr>
                            <w:lang w:val="sr-Latn-RS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237EBBB" w14:textId="77777777" w:rsidR="004D5E36" w:rsidRPr="005954D6" w:rsidRDefault="004D5E36" w:rsidP="004D5E36">
      <w:pPr>
        <w:pStyle w:val="3"/>
        <w:rPr>
          <w:lang w:val="sr-Cyrl-RS"/>
        </w:rPr>
      </w:pPr>
      <w:bookmarkStart w:id="58" w:name="_Toc456162713"/>
      <w:r w:rsidRPr="005954D6">
        <w:rPr>
          <w:lang w:val="sr-Cyrl-RS"/>
        </w:rPr>
        <w:t>ДС 11: Измена корисничких улога</w:t>
      </w:r>
      <w:bookmarkEnd w:id="58"/>
    </w:p>
    <w:p w14:paraId="165B5DDF" w14:textId="77777777" w:rsidR="004D5E36" w:rsidRPr="005954D6" w:rsidRDefault="004D5E36" w:rsidP="004D5E36">
      <w:pPr>
        <w:rPr>
          <w:b/>
          <w:lang w:val="sr-Cyrl-RS"/>
        </w:rPr>
      </w:pPr>
      <w:r w:rsidRPr="005954D6">
        <w:rPr>
          <w:b/>
          <w:lang w:val="sr-Cyrl-RS"/>
        </w:rPr>
        <w:t>Основни сценарио СК:</w:t>
      </w:r>
    </w:p>
    <w:p w14:paraId="4A2CEDEE" w14:textId="403653D1" w:rsidR="004D5E36" w:rsidRPr="005954D6" w:rsidRDefault="004D5E36" w:rsidP="00A60A85">
      <w:pPr>
        <w:pStyle w:val="a"/>
        <w:numPr>
          <w:ilvl w:val="0"/>
          <w:numId w:val="28"/>
        </w:numPr>
        <w:rPr>
          <w:lang w:val="sr-Cyrl-RS"/>
        </w:rPr>
      </w:pPr>
      <w:r w:rsidRPr="005954D6">
        <w:rPr>
          <w:b/>
          <w:lang w:val="sr-Cyrl-RS"/>
        </w:rPr>
        <w:t>Корисник</w:t>
      </w:r>
      <w:r w:rsidR="00566540" w:rsidRPr="005954D6">
        <w:rPr>
          <w:b/>
          <w:lang w:val="sr-Cyrl-RS"/>
        </w:rPr>
        <w:t xml:space="preserve"> </w:t>
      </w:r>
      <w:r w:rsidRPr="005954D6">
        <w:rPr>
          <w:u w:val="single"/>
          <w:lang w:val="sr-Cyrl-RS"/>
        </w:rPr>
        <w:t>позива</w:t>
      </w:r>
      <w:r w:rsidR="00566540" w:rsidRPr="005954D6">
        <w:rPr>
          <w:u w:val="single"/>
          <w:lang w:val="sr-Cyrl-RS"/>
        </w:rPr>
        <w:t xml:space="preserve"> </w:t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да промени улогу изабраног корисника. (АПСО)</w:t>
      </w:r>
    </w:p>
    <w:p w14:paraId="38B0ACF6" w14:textId="072F2A6D" w:rsidR="004D5E36" w:rsidRPr="005954D6" w:rsidRDefault="004D5E36" w:rsidP="004D5E36">
      <w:pPr>
        <w:pStyle w:val="a"/>
        <w:rPr>
          <w:lang w:val="sr-Cyrl-RS"/>
        </w:rPr>
      </w:pPr>
      <w:r w:rsidRPr="005954D6">
        <w:rPr>
          <w:b/>
          <w:lang w:val="sr-Cyrl-RS"/>
        </w:rPr>
        <w:t>Систем</w:t>
      </w:r>
      <w:r w:rsidR="00566540" w:rsidRPr="005954D6">
        <w:rPr>
          <w:b/>
          <w:lang w:val="sr-Cyrl-RS"/>
        </w:rPr>
        <w:t xml:space="preserve"> </w:t>
      </w:r>
      <w:r w:rsidRPr="005954D6">
        <w:rPr>
          <w:u w:val="single"/>
          <w:lang w:val="sr-Cyrl-RS"/>
        </w:rPr>
        <w:t>враћа</w:t>
      </w:r>
      <w:r w:rsidR="00566540" w:rsidRPr="005954D6">
        <w:rPr>
          <w:lang w:val="sr-Cyrl-RS"/>
        </w:rPr>
        <w:t xml:space="preserve"> поруку</w:t>
      </w:r>
      <w:r w:rsidRPr="005954D6">
        <w:rPr>
          <w:lang w:val="sr-Cyrl-RS"/>
        </w:rPr>
        <w:t xml:space="preserve"> да је операција успешно извршена. (ИА)</w:t>
      </w:r>
    </w:p>
    <w:p w14:paraId="6CE8299D" w14:textId="026DB333" w:rsidR="00DE32B6" w:rsidRPr="005954D6" w:rsidRDefault="004A5673" w:rsidP="00DE32B6">
      <w:pPr>
        <w:jc w:val="center"/>
        <w:rPr>
          <w:lang w:val="sr-Cyrl-RS"/>
        </w:rPr>
      </w:pPr>
      <w:r w:rsidRPr="005954D6">
        <w:rPr>
          <w:rFonts w:eastAsia="Times New Roman" w:cs="Times New Roman"/>
          <w:noProof/>
          <w:lang w:val="sr-Cyrl-RS"/>
        </w:rPr>
        <mc:AlternateContent>
          <mc:Choice Requires="wpc">
            <w:drawing>
              <wp:inline distT="0" distB="0" distL="0" distR="0" wp14:anchorId="411B7329" wp14:editId="1D9F46D9">
                <wp:extent cx="3810000" cy="1860550"/>
                <wp:effectExtent l="0" t="0" r="0" b="0"/>
                <wp:docPr id="169" name="Подлога за цртање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33" name="Group 129"/>
                        <wpg:cNvGrpSpPr/>
                        <wpg:grpSpPr>
                          <a:xfrm>
                            <a:off x="18996" y="122672"/>
                            <a:ext cx="781050" cy="838474"/>
                            <a:chOff x="476250" y="160950"/>
                            <a:chExt cx="781050" cy="838474"/>
                          </a:xfrm>
                        </wpg:grpSpPr>
                        <wpg:grpSp>
                          <wpg:cNvPr id="234" name="Group 186"/>
                          <wpg:cNvGrpSpPr/>
                          <wpg:grpSpPr>
                            <a:xfrm>
                              <a:off x="703874" y="160950"/>
                              <a:ext cx="294059" cy="600349"/>
                              <a:chOff x="0" y="0"/>
                              <a:chExt cx="381813" cy="779211"/>
                            </a:xfrm>
                          </wpg:grpSpPr>
                          <wps:wsp>
                            <wps:cNvPr id="235" name="Oval 189"/>
                            <wps:cNvSpPr/>
                            <wps:spPr>
                              <a:xfrm>
                                <a:off x="95414" y="0"/>
                                <a:ext cx="198782" cy="198782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62988D86" w14:textId="77777777" w:rsidR="004A0D15" w:rsidRDefault="004A0D15" w:rsidP="00DE32B6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6" name="Straight Connector 191"/>
                            <wps:cNvCnPr/>
                            <wps:spPr>
                              <a:xfrm flipH="1">
                                <a:off x="194419" y="198782"/>
                                <a:ext cx="386" cy="302133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37" name="Straight Connector 192"/>
                            <wps:cNvCnPr/>
                            <wps:spPr>
                              <a:xfrm flipH="1">
                                <a:off x="47706" y="500597"/>
                                <a:ext cx="146328" cy="278432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38" name="Straight Connector 195"/>
                            <wps:cNvCnPr/>
                            <wps:spPr>
                              <a:xfrm>
                                <a:off x="194627" y="500835"/>
                                <a:ext cx="186981" cy="278376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39" name="Straight Connector 202"/>
                            <wps:cNvCnPr/>
                            <wps:spPr>
                              <a:xfrm>
                                <a:off x="0" y="285865"/>
                                <a:ext cx="381813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  <wps:wsp>
                          <wps:cNvPr id="240" name="Text Box 15"/>
                          <wps:cNvSpPr txBox="1"/>
                          <wps:spPr>
                            <a:xfrm>
                              <a:off x="476250" y="723199"/>
                              <a:ext cx="781050" cy="2762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1813F66E" w14:textId="77777777" w:rsidR="004A0D15" w:rsidRPr="00EF778F" w:rsidRDefault="004A0D15" w:rsidP="00DE32B6">
                                <w:pPr>
                                  <w:pStyle w:val="TextBox"/>
                                </w:pPr>
                                <w:r>
                                  <w:t>Корисник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41" name="Rectangle 131"/>
                        <wps:cNvSpPr/>
                        <wps:spPr>
                          <a:xfrm>
                            <a:off x="2676527" y="413312"/>
                            <a:ext cx="885824" cy="38010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7774B96F" w14:textId="77777777" w:rsidR="004A0D15" w:rsidRPr="00EF778F" w:rsidRDefault="004A0D15" w:rsidP="00DE32B6">
                              <w:pPr>
                                <w:pStyle w:val="TextBox"/>
                              </w:pPr>
                              <w:r>
                                <w:t>Систем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Rectangle 132"/>
                        <wps:cNvSpPr/>
                        <wps:spPr>
                          <a:xfrm>
                            <a:off x="357284" y="942975"/>
                            <a:ext cx="76547" cy="720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Straight Connector 134"/>
                        <wps:cNvCnPr/>
                        <wps:spPr>
                          <a:xfrm>
                            <a:off x="3133726" y="828675"/>
                            <a:ext cx="0" cy="82800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bodyPr/>
                      </wps:wsp>
                      <wps:wsp>
                        <wps:cNvPr id="244" name="Rectangle 204"/>
                        <wps:cNvSpPr/>
                        <wps:spPr>
                          <a:xfrm>
                            <a:off x="3095627" y="1143000"/>
                            <a:ext cx="76547" cy="396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Straight Arrow Connector 135"/>
                        <wps:cNvCnPr/>
                        <wps:spPr>
                          <a:xfrm>
                            <a:off x="433831" y="1162050"/>
                            <a:ext cx="26617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 w="lg" len="med"/>
                          </a:ln>
                          <a:effectLst/>
                        </wps:spPr>
                        <wps:bodyPr/>
                      </wps:wsp>
                      <wps:wsp>
                        <wps:cNvPr id="246" name="Text Box 137"/>
                        <wps:cNvSpPr txBox="1"/>
                        <wps:spPr>
                          <a:xfrm>
                            <a:off x="667910" y="932571"/>
                            <a:ext cx="2297926" cy="258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5961C568" w14:textId="77777777" w:rsidR="004A0D15" w:rsidRPr="008D3BE3" w:rsidRDefault="004A0D15" w:rsidP="00DE32B6">
                              <w:pPr>
                                <w:pStyle w:val="TextBox"/>
                              </w:pPr>
                              <w:r>
                                <w:t>postaviUlogu(korisnikID,ulogaID)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Straight Arrow Connector 206"/>
                        <wps:cNvCnPr/>
                        <wps:spPr>
                          <a:xfrm>
                            <a:off x="433831" y="1476375"/>
                            <a:ext cx="26617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arrow" w="lg" len="med"/>
                            <a:tailEnd type="none" w="lg" len="med"/>
                          </a:ln>
                          <a:effectLst/>
                        </wps:spPr>
                        <wps:bodyPr/>
                      </wps:wsp>
                      <wps:wsp>
                        <wps:cNvPr id="248" name="Text Box 207"/>
                        <wps:cNvSpPr txBox="1"/>
                        <wps:spPr>
                          <a:xfrm>
                            <a:off x="838199" y="1246896"/>
                            <a:ext cx="1990726" cy="258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05F0B0E0" w14:textId="77777777" w:rsidR="004A0D15" w:rsidRPr="008D3BE3" w:rsidRDefault="004A0D15" w:rsidP="00DE32B6">
                              <w:pPr>
                                <w:pStyle w:val="TextBox"/>
                              </w:pPr>
                              <w:r>
                                <w:t>PrethodnaStranica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11B7329" id="Подлога за цртање 169" o:spid="_x0000_s1324" editas="canvas" style="width:300pt;height:146.5pt;mso-position-horizontal-relative:char;mso-position-vertical-relative:line" coordsize="38100,18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">
                <v:shape id="_x0000_s1325" type="#_x0000_t75" style="position:absolute;width:38100;height:18605;visibility:visible;mso-wrap-style:square">
                  <v:fill o:detectmouseclick="t"/>
                  <v:path o:connecttype="none"/>
                </v:shape>
                <v:group id="Group 129" o:spid="_x0000_s1326" style="position:absolute;left:189;top:1226;width:7811;height:8385" coordorigin="4762,1609" coordsize="7810,8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+v6sQAAADc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wSRJ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+v6sQAAADcAAAA&#10;DwAAAAAAAAAAAAAAAACqAgAAZHJzL2Rvd25yZXYueG1sUEsFBgAAAAAEAAQA+gAAAJsDAAAAAA==&#10;">
                  <v:group id="Group 186" o:spid="_x0000_s1327" style="position:absolute;left:7038;top:1609;width:2941;height:6003" coordsize="3818,77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bY3ns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ki7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tjeexgAAANwA&#10;AAAPAAAAAAAAAAAAAAAAAKoCAABkcnMvZG93bnJldi54bWxQSwUGAAAAAAQABAD6AAAAnQMAAAAA&#10;">
                    <v:oval id="Oval 189" o:spid="_x0000_s1328" style="position:absolute;left:954;width:1987;height:19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vVUsgA&#10;AADcAAAADwAAAGRycy9kb3ducmV2LnhtbESPQWvCQBSE74L/YXmCF6mbKKYldZUSLPUk1ragt0f2&#10;NUmbfZtmtyb+e7cg9DjMzDfMct2bWpypdZVlBfE0AkGcW11xoeD97fnuAYTzyBpry6TgQg7Wq+Fg&#10;iam2Hb/S+eALESDsUlRQet+kUrq8JINuahvi4H3a1qAPsi2kbrELcFPLWRQl0mDFYaHEhrKS8u/D&#10;r1GQ7bLJ1/5n+5FsXk7JfbzrFvFxr9R41D89gvDU+//wrb3VCmbzBfydCUdAr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Le9VSyAAAANwAAAAPAAAAAAAAAAAAAAAAAJgCAABk&#10;cnMvZG93bnJldi54bWxQSwUGAAAAAAQABAD1AAAAjQMAAAAA&#10;" fillcolor="window" strokecolor="windowText">
                      <v:textbox>
                        <w:txbxContent>
                          <w:p w14:paraId="62988D86" w14:textId="77777777" w:rsidR="004A0D15" w:rsidRDefault="004A0D15" w:rsidP="00DE32B6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  <v:line id="Straight Connector 191" o:spid="_x0000_s1329" style="position:absolute;flip:x;visibility:visible;mso-wrap-style:square" from="1944,1987" to="1948,50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EXj8YAAADcAAAADwAAAGRycy9kb3ducmV2LnhtbESPQWsCMRSE74X+h/AKvUjNVkXsahQp&#10;FDx4qZaV3p6b182ym5dtEnX9940g9DjMzDfMYtXbVpzJh9qxgtdhBoK4dLrmSsHX/uNlBiJEZI2t&#10;Y1JwpQCr5ePDAnPtLvxJ512sRIJwyFGBibHLpQylIYth6Dri5P04bzEm6SupPV4S3LZylGVTabHm&#10;tGCwo3dDZbM7WQVyth38+vVx0hTN4fBmirLovrdKPT/16zmISH38D9/bG61gNJ7C7Uw6AnL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oxF4/GAAAA3AAAAA8AAAAAAAAA&#10;AAAAAAAAoQIAAGRycy9kb3ducmV2LnhtbFBLBQYAAAAABAAEAPkAAACUAwAAAAA=&#10;"/>
                    <v:line id="Straight Connector 192" o:spid="_x0000_s1330" style="position:absolute;flip:x;visibility:visible;mso-wrap-style:square" from="477,5005" to="1940,77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X2yFMcAAADcAAAADwAAAGRycy9kb3ducmV2LnhtbESPQUvDQBSE74L/YXmCF2k3VtEasylF&#10;EDz00ioJvT2zz2xI9m3cXdv4791CweMwM98wxWqygziQD51jBbfzDARx43THrYKP99fZEkSIyBoH&#10;x6TglwKsysuLAnPtjrylwy62IkE45KjAxDjmUobGkMUwdyNx8r6ctxiT9K3UHo8Jbge5yLIHabHj&#10;tGBwpBdDTb/7sQrkcnPz7def933V1/WTqZpq3G+Uur6a1s8gIk3xP3xuv2kFi7tHOJ1JR0CW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fbIUxwAAANwAAAAPAAAAAAAA&#10;AAAAAAAAAKECAABkcnMvZG93bnJldi54bWxQSwUGAAAAAAQABAD5AAAAlQMAAAAA&#10;"/>
                    <v:line id="Straight Connector 195" o:spid="_x0000_s1331" style="position:absolute;visibility:visible;mso-wrap-style:square" from="1946,5008" to="3816,7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anGcMAAADcAAAADwAAAGRycy9kb3ducmV2LnhtbERPz2vCMBS+C/4P4Qm7aapCGdUoogx0&#10;hzGdoMdn82yrzUtJsrb775fDYMeP7/dy3ZtatOR8ZVnBdJKAIM6trrhQcP56G7+C8AFZY22ZFPyQ&#10;h/VqOFhipm3HR2pPoRAxhH2GCsoQmkxKn5dk0E9sQxy5u3UGQ4SukNphF8NNLWdJkkqDFceGEhva&#10;lpQ/T99Gwcf8M203h/d9fzmkt3x3vF0fnVPqZdRvFiAC9eFf/OfeawWzeVwb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3GpxnDAAAA3AAAAA8AAAAAAAAAAAAA&#10;AAAAoQIAAGRycy9kb3ducmV2LnhtbFBLBQYAAAAABAAEAPkAAACRAwAAAAA=&#10;"/>
                    <v:line id="Straight Connector 202" o:spid="_x0000_s1332" style="position:absolute;visibility:visible;mso-wrap-style:square" from="0,2858" to="3818,2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oCgsYAAADcAAAADwAAAGRycy9kb3ducmV2LnhtbESPQWvCQBSE70L/w/IKvemmCqGmriIt&#10;BfUgVQvt8Zl9JrHZt2F3TeK/7xYEj8PMfMPMFr2pRUvOV5YVPI8SEMS51RUXCr4OH8MXED4ga6wt&#10;k4IreVjMHwYzzLTteEftPhQiQthnqKAMocmk9HlJBv3INsTRO1lnMETpCqkddhFuajlOklQarDgu&#10;lNjQW0n57/5iFGwnn2m7XG9W/fc6Pebvu+PPuXNKPT32y1cQgfpwD9/aK61gPJnC/5l4BOT8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KKAoLGAAAA3AAAAA8AAAAAAAAA&#10;AAAAAAAAoQIAAGRycy9kb3ducmV2LnhtbFBLBQYAAAAABAAEAPkAAACUAwAAAAA=&#10;"/>
                  </v:group>
                  <v:shape id="Text Box 15" o:spid="_x0000_s1333" type="#_x0000_t202" style="position:absolute;left:4762;top:7231;width:7811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vSv8MA&#10;AADcAAAADwAAAGRycy9kb3ducmV2LnhtbERPy4rCMBTdC/MP4Q6403TKKKVjFCmIg+jCx8bdtbm2&#10;ZZqbThO1+vVmIbg8nPdk1plaXKl1lWUFX8MIBHFudcWFgsN+MUhAOI+ssbZMCu7kYDb96E0w1fbG&#10;W7rufCFCCLsUFZTeN6mULi/JoBvahjhwZ9sa9AG2hdQt3kK4qWUcRWNpsOLQUGJDWUn53+5iFKyy&#10;xQa3p9gkjzpbrs/z5v9wHCnV/+zmPyA8df4tfrl/tYL4O8wPZ8IRkN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NvSv8MAAADcAAAADwAAAAAAAAAAAAAAAACYAgAAZHJzL2Rv&#10;d25yZXYueG1sUEsFBgAAAAAEAAQA9QAAAIgDAAAAAA==&#10;" filled="f" stroked="f" strokeweight=".5pt">
                    <v:textbox>
                      <w:txbxContent>
                        <w:p w14:paraId="1813F66E" w14:textId="77777777" w:rsidR="004A0D15" w:rsidRPr="00EF778F" w:rsidRDefault="004A0D15" w:rsidP="00DE32B6">
                          <w:pPr>
                            <w:pStyle w:val="TextBox"/>
                          </w:pPr>
                          <w:r>
                            <w:t>Корисник</w:t>
                          </w:r>
                        </w:p>
                      </w:txbxContent>
                    </v:textbox>
                  </v:shape>
                </v:group>
                <v:rect id="Rectangle 131" o:spid="_x0000_s1334" style="position:absolute;left:26765;top:4133;width:8858;height:38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e8JMMA&#10;AADcAAAADwAAAGRycy9kb3ducmV2LnhtbESPzWrDMBCE74W+g9hCLqWWHUIobpTgFFJ6zd99Y20t&#10;Y2tlJMVx3r4KFHocZuYbZrWZbC9G8qF1rKDIchDEtdMtNwpOx93bO4gQkTX2jknBnQJs1s9PKyy1&#10;u/GexkNsRIJwKFGBiXEopQy1IYshcwNx8n6ctxiT9I3UHm8Jbns5z/OltNhyWjA40KehujtcrYJ4&#10;qcyx8Nvqeqpf98vL127stmelZi9T9QEi0hT/w3/tb61gvijgcSYdAbn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Ge8JMMAAADcAAAADwAAAAAAAAAAAAAAAACYAgAAZHJzL2Rv&#10;d25yZXYueG1sUEsFBgAAAAAEAAQA9QAAAIgDAAAAAA==&#10;" fillcolor="window" strokecolor="windowText" strokeweight=".5pt">
                  <v:textbox>
                    <w:txbxContent>
                      <w:p w14:paraId="7774B96F" w14:textId="77777777" w:rsidR="004A0D15" w:rsidRPr="00EF778F" w:rsidRDefault="004A0D15" w:rsidP="00DE32B6">
                        <w:pPr>
                          <w:pStyle w:val="TextBox"/>
                        </w:pPr>
                        <w:r>
                          <w:t>Систем</w:t>
                        </w:r>
                      </w:p>
                    </w:txbxContent>
                  </v:textbox>
                </v:rect>
                <v:rect id="Rectangle 132" o:spid="_x0000_s1335" style="position:absolute;left:3572;top:9429;width:766;height:7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UiU8QA&#10;AADcAAAADwAAAGRycy9kb3ducmV2LnhtbESPwWrDMBBE74X+g9hCL6WWY0oobpTgFFJ6TeLcN9bW&#10;MrZWRlIc9++rQiDHYWbeMKvNbAcxkQ+dYwWLLAdB3DjdcaugPu5e30GEiKxxcEwKfinAZv34sMJS&#10;uyvvaTrEViQIhxIVmBjHUsrQGLIYMjcSJ+/HeYsxSd9K7fGa4HaQRZ4vpcWO04LBkT4NNf3hYhXE&#10;c2WOC7+tLnXzsl+ev3ZTvz0p9fw0Vx8gIs3xHr61v7WC4q2A/zPpCM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1IlPEAAAA3AAAAA8AAAAAAAAAAAAAAAAAmAIAAGRycy9k&#10;b3ducmV2LnhtbFBLBQYAAAAABAAEAPUAAACJAwAAAAA=&#10;" fillcolor="window" strokecolor="windowText" strokeweight=".5pt"/>
                <v:line id="Straight Connector 134" o:spid="_x0000_s1336" style="position:absolute;visibility:visible;mso-wrap-style:square" from="31337,8286" to="31337,165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e6vEMQAAADcAAAADwAAAGRycy9kb3ducmV2LnhtbESPT4vCMBTE74LfITzBi2jqn1WpRlFB&#10;cA8uu+7i+dE822LzUppY67ffCILHYWZ+wyzXjSlETZXLLSsYDiIQxInVOacK/n73/TkI55E1FpZJ&#10;wYMcrFft1hJjbe/8Q/XJpyJA2MWoIPO+jKV0SUYG3cCWxMG72MqgD7JKpa7wHuCmkKMomkqDOYeF&#10;DEvaZZRcTzejgKl3To8FlyZqZp/b77OcfXzVSnU7zWYBwlPj3+FX+6AVjCZjeJ4JR0Cu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17q8QxAAAANwAAAAPAAAAAAAAAAAA&#10;AAAAAKECAABkcnMvZG93bnJldi54bWxQSwUGAAAAAAQABAD5AAAAkgMAAAAA&#10;" strokeweight=".5pt">
                  <v:stroke dashstyle="dash"/>
                </v:line>
                <v:rect id="Rectangle 204" o:spid="_x0000_s1337" style="position:absolute;left:30956;top:11430;width:765;height:39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AfvMIA&#10;AADcAAAADwAAAGRycy9kb3ducmV2LnhtbESPT4vCMBTE78J+h/AEL7Kmioh0jVIXFK/+uz+bZ1Ns&#10;XkoSa/fbb4SFPQ4z8xtmteltIzryoXasYDrJQBCXTtdcKbicd59LECEia2wck4IfCrBZfwxWmGv3&#10;4iN1p1iJBOGQowITY5tLGUpDFsPEtcTJuztvMSbpK6k9vhLcNnKWZQtpsea0YLClb0Pl4/S0CuKt&#10;MOep3xbPSzk+Lm77XffYXpUaDfviC0SkPv6H/9oHrWA2n8P7TDoC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EB+8wgAAANwAAAAPAAAAAAAAAAAAAAAAAJgCAABkcnMvZG93&#10;bnJldi54bWxQSwUGAAAAAAQABAD1AAAAhwMAAAAA&#10;" fillcolor="window" strokecolor="windowText" strokeweight=".5pt"/>
                <v:shape id="Straight Arrow Connector 135" o:spid="_x0000_s1338" type="#_x0000_t32" style="position:absolute;left:4338;top:11620;width:2661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5wLqsUAAADcAAAADwAAAGRycy9kb3ducmV2LnhtbESPT2vCQBTE74LfYXmCN90oWmzqKiJU&#10;7KX4D8+v2ddsSPZtyG6T9Nu7hYLHYWZ+w6y3va1ES40vHCuYTRMQxJnTBecKbtf3yQqED8gaK8ek&#10;4Jc8bDfDwRpT7To+U3sJuYgQ9ikqMCHUqZQ+M2TRT11NHL1v11gMUTa51A12EW4rOU+SF2mx4Lhg&#10;sKa9oay8/FgFi/a++ujM+X44fO7LqixO9vXrpNR41O/eQATqwzP83z5qBfPFEv7OxCMgN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5wLqsUAAADcAAAADwAAAAAAAAAA&#10;AAAAAAChAgAAZHJzL2Rvd25yZXYueG1sUEsFBgAAAAAEAAQA+QAAAJMDAAAAAA==&#10;">
                  <v:stroke endarrow="open" endarrowwidth="wide"/>
                </v:shape>
                <v:shape id="Text Box 137" o:spid="_x0000_s1339" type="#_x0000_t202" style="position:absolute;left:6679;top:9325;width:22979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7vUMcA&#10;AADcAAAADwAAAGRycy9kb3ducmV2LnhtbESPzWrDMBCE74G+g9hCbolc04bgRjHGYFJCesjPpbet&#10;tbFNrZVrKY7Tp68KhRyHmfmGWaWjacVAvWssK3iaRyCIS6sbrhScjsVsCcJ5ZI2tZVJwIwfp+mGy&#10;wkTbK+9pOPhKBAi7BBXU3neJlK6syaCb2444eGfbG/RB9pXUPV4D3LQyjqKFNNhwWKixo7ym8utw&#10;MQq2efGO+8/YLH/afLM7Z9336eNFqenjmL2C8DT6e/i//aYVxM8L+DsTj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R+71DHAAAA3AAAAA8AAAAAAAAAAAAAAAAAmAIAAGRy&#10;cy9kb3ducmV2LnhtbFBLBQYAAAAABAAEAPUAAACMAwAAAAA=&#10;" filled="f" stroked="f" strokeweight=".5pt">
                  <v:textbox>
                    <w:txbxContent>
                      <w:p w14:paraId="5961C568" w14:textId="77777777" w:rsidR="004A0D15" w:rsidRPr="008D3BE3" w:rsidRDefault="004A0D15" w:rsidP="00DE32B6">
                        <w:pPr>
                          <w:pStyle w:val="TextBox"/>
                        </w:pPr>
                        <w:r>
                          <w:t>postaviUlogu(korisnikID,ulogaID)</w:t>
                        </w:r>
                      </w:p>
                    </w:txbxContent>
                  </v:textbox>
                </v:shape>
                <v:shape id="Straight Arrow Connector 206" o:spid="_x0000_s1340" type="#_x0000_t32" style="position:absolute;left:4338;top:14763;width:2661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3WhcMAAADcAAAADwAAAGRycy9kb3ducmV2LnhtbESP3WqDQBCF7wt5h2UCvWtWbTDFZhNM&#10;oVCwN5o8wMSdqtSdFXej9u2zhUIvD+fn4+yPi+nFRKPrLCuINxEI4trqjhsFl/P70wsI55E19pZJ&#10;wQ85OB5WD3vMtJ25pKnyjQgj7DJU0Ho/ZFK6uiWDbmMH4uB92dGgD3JspB5xDuOml0kUpdJgx4HQ&#10;4kBvLdXf1c0Eblx2VXOy+HlJr3mcP19tYQqlHtdL/grC0+L/w3/tD60g2e7g90w4AvJw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U91oXDAAAA3AAAAA8AAAAAAAAAAAAA&#10;AAAAoQIAAGRycy9kb3ducmV2LnhtbFBLBQYAAAAABAAEAPkAAACRAwAAAAA=&#10;">
                  <v:stroke startarrow="open" startarrowwidth="wide" endarrowwidth="wide"/>
                </v:shape>
                <v:shape id="Text Box 207" o:spid="_x0000_s1341" type="#_x0000_t202" style="position:absolute;left:8381;top:12468;width:19908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3eucMA&#10;AADcAAAADwAAAGRycy9kb3ducmV2LnhtbERPy4rCMBTdC/MP4Q6403TKKKVjFCmIg+jCx8bdtbm2&#10;ZZqbThO1+vVmIbg8nPdk1plaXKl1lWUFX8MIBHFudcWFgsN+MUhAOI+ssbZMCu7kYDb96E0w1fbG&#10;W7rufCFCCLsUFZTeN6mULi/JoBvahjhwZ9sa9AG2hdQt3kK4qWUcRWNpsOLQUGJDWUn53+5iFKyy&#10;xQa3p9gkjzpbrs/z5v9wHCnV/+zmPyA8df4tfrl/tYL4O6wNZ8IRkN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q3eucMAAADcAAAADwAAAAAAAAAAAAAAAACYAgAAZHJzL2Rv&#10;d25yZXYueG1sUEsFBgAAAAAEAAQA9QAAAIgDAAAAAA==&#10;" filled="f" stroked="f" strokeweight=".5pt">
                  <v:textbox>
                    <w:txbxContent>
                      <w:p w14:paraId="05F0B0E0" w14:textId="77777777" w:rsidR="004A0D15" w:rsidRPr="008D3BE3" w:rsidRDefault="004A0D15" w:rsidP="00DE32B6">
                        <w:pPr>
                          <w:pStyle w:val="TextBox"/>
                        </w:pPr>
                        <w:r>
                          <w:t>PrethodnaStranica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C6B7574" w14:textId="77777777" w:rsidR="004D5E36" w:rsidRPr="005954D6" w:rsidRDefault="004D5E36" w:rsidP="004D5E36">
      <w:pPr>
        <w:pStyle w:val="ProList"/>
        <w:rPr>
          <w:lang w:val="sr-Cyrl-RS"/>
        </w:rPr>
      </w:pPr>
    </w:p>
    <w:p w14:paraId="5185B363" w14:textId="77777777" w:rsidR="004D5E36" w:rsidRPr="005954D6" w:rsidRDefault="004D5E36" w:rsidP="004D5E36">
      <w:pPr>
        <w:pStyle w:val="3"/>
        <w:rPr>
          <w:lang w:val="sr-Cyrl-RS"/>
        </w:rPr>
      </w:pPr>
      <w:bookmarkStart w:id="59" w:name="_Toc456162714"/>
      <w:r w:rsidRPr="005954D6">
        <w:rPr>
          <w:lang w:val="sr-Cyrl-RS"/>
        </w:rPr>
        <w:lastRenderedPageBreak/>
        <w:t>ДС 12: Измена дозвола на корисничким улогама</w:t>
      </w:r>
      <w:bookmarkEnd w:id="59"/>
    </w:p>
    <w:p w14:paraId="113FCB6A" w14:textId="77777777" w:rsidR="004D5E36" w:rsidRPr="005954D6" w:rsidRDefault="004D5E36" w:rsidP="004D5E36">
      <w:pPr>
        <w:rPr>
          <w:b/>
          <w:lang w:val="sr-Cyrl-RS"/>
        </w:rPr>
      </w:pPr>
      <w:r w:rsidRPr="005954D6">
        <w:rPr>
          <w:b/>
          <w:lang w:val="sr-Cyrl-RS"/>
        </w:rPr>
        <w:t>Основни сценарио СК:</w:t>
      </w:r>
    </w:p>
    <w:p w14:paraId="576B4AF1" w14:textId="59E41863" w:rsidR="004D5E36" w:rsidRPr="005954D6" w:rsidRDefault="004D5E36" w:rsidP="00A60A85">
      <w:pPr>
        <w:pStyle w:val="a"/>
        <w:numPr>
          <w:ilvl w:val="0"/>
          <w:numId w:val="29"/>
        </w:numPr>
        <w:rPr>
          <w:lang w:val="sr-Cyrl-RS"/>
        </w:rPr>
      </w:pPr>
      <w:r w:rsidRPr="005954D6">
        <w:rPr>
          <w:b/>
          <w:lang w:val="sr-Cyrl-RS"/>
        </w:rPr>
        <w:t>Корисник</w:t>
      </w:r>
      <w:r w:rsidR="00566540" w:rsidRPr="005954D6">
        <w:rPr>
          <w:b/>
          <w:lang w:val="sr-Cyrl-RS"/>
        </w:rPr>
        <w:t xml:space="preserve"> </w:t>
      </w:r>
      <w:r w:rsidRPr="005954D6">
        <w:rPr>
          <w:u w:val="single"/>
          <w:lang w:val="sr-Cyrl-RS"/>
        </w:rPr>
        <w:t>позива</w:t>
      </w:r>
      <w:r w:rsidRPr="005954D6">
        <w:rPr>
          <w:lang w:val="sr-Cyrl-RS"/>
        </w:rPr>
        <w:t xml:space="preserve"> систем да врати статусе свих дозвола за изабрану улогу. (АПСО)</w:t>
      </w:r>
    </w:p>
    <w:p w14:paraId="4A26EA8C" w14:textId="1E887C69" w:rsidR="004D5E36" w:rsidRPr="005954D6" w:rsidRDefault="004D5E36" w:rsidP="004D5E36">
      <w:pPr>
        <w:pStyle w:val="a"/>
        <w:rPr>
          <w:lang w:val="sr-Cyrl-RS"/>
        </w:rPr>
      </w:pPr>
      <w:r w:rsidRPr="005954D6">
        <w:rPr>
          <w:b/>
          <w:lang w:val="sr-Cyrl-RS"/>
        </w:rPr>
        <w:t>Систем</w:t>
      </w:r>
      <w:r w:rsidR="00566540" w:rsidRPr="005954D6">
        <w:rPr>
          <w:b/>
          <w:lang w:val="sr-Cyrl-RS"/>
        </w:rPr>
        <w:t xml:space="preserve"> </w:t>
      </w:r>
      <w:r w:rsidRPr="005954D6">
        <w:rPr>
          <w:u w:val="single"/>
          <w:lang w:val="sr-Cyrl-RS"/>
        </w:rPr>
        <w:t>враћа</w:t>
      </w:r>
      <w:r w:rsidRPr="005954D6">
        <w:rPr>
          <w:lang w:val="sr-Cyrl-RS"/>
        </w:rPr>
        <w:t xml:space="preserve"> страницу са статусима дозвола. (ИА)</w:t>
      </w:r>
    </w:p>
    <w:p w14:paraId="5200E562" w14:textId="71E6E38C" w:rsidR="004D5E36" w:rsidRPr="005954D6" w:rsidRDefault="004D5E36" w:rsidP="004D5E36">
      <w:pPr>
        <w:pStyle w:val="a"/>
        <w:rPr>
          <w:lang w:val="sr-Cyrl-RS"/>
        </w:rPr>
      </w:pPr>
      <w:r w:rsidRPr="005954D6">
        <w:rPr>
          <w:b/>
          <w:lang w:val="sr-Cyrl-RS"/>
        </w:rPr>
        <w:t>Корисник</w:t>
      </w:r>
      <w:r w:rsidR="00566540" w:rsidRPr="005954D6">
        <w:rPr>
          <w:b/>
          <w:lang w:val="sr-Cyrl-RS"/>
        </w:rPr>
        <w:t xml:space="preserve"> </w:t>
      </w:r>
      <w:r w:rsidRPr="005954D6">
        <w:rPr>
          <w:u w:val="single"/>
          <w:lang w:val="sr-Cyrl-RS"/>
        </w:rPr>
        <w:t>позива</w:t>
      </w:r>
      <w:r w:rsidR="00566540" w:rsidRPr="005954D6">
        <w:rPr>
          <w:u w:val="single"/>
          <w:lang w:val="sr-Cyrl-RS"/>
        </w:rPr>
        <w:t xml:space="preserve"> </w:t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да улози дода (одузме) бирану дозволу. (АПСО)</w:t>
      </w:r>
    </w:p>
    <w:p w14:paraId="076CC95B" w14:textId="41B45A62" w:rsidR="004D5E36" w:rsidRPr="005954D6" w:rsidRDefault="004D5E36" w:rsidP="004D5E36">
      <w:pPr>
        <w:pStyle w:val="a"/>
        <w:rPr>
          <w:lang w:val="sr-Cyrl-RS"/>
        </w:rPr>
      </w:pPr>
      <w:r w:rsidRPr="005954D6">
        <w:rPr>
          <w:b/>
          <w:lang w:val="sr-Cyrl-RS"/>
        </w:rPr>
        <w:t>Систем</w:t>
      </w:r>
      <w:r w:rsidR="00566540" w:rsidRPr="005954D6">
        <w:rPr>
          <w:b/>
          <w:lang w:val="sr-Cyrl-RS"/>
        </w:rPr>
        <w:t xml:space="preserve"> </w:t>
      </w:r>
      <w:r w:rsidRPr="005954D6">
        <w:rPr>
          <w:u w:val="single"/>
          <w:lang w:val="sr-Cyrl-RS"/>
        </w:rPr>
        <w:t>враћа</w:t>
      </w:r>
      <w:r w:rsidRPr="005954D6">
        <w:rPr>
          <w:lang w:val="sr-Cyrl-RS"/>
        </w:rPr>
        <w:t xml:space="preserve"> поруку да је операција успешно извршена. (ИА)</w:t>
      </w:r>
    </w:p>
    <w:p w14:paraId="737558FC" w14:textId="1F6F1309" w:rsidR="00DE32B6" w:rsidRPr="005954D6" w:rsidRDefault="004A5673" w:rsidP="00DE32B6">
      <w:pPr>
        <w:jc w:val="center"/>
        <w:rPr>
          <w:lang w:val="sr-Cyrl-RS"/>
        </w:rPr>
      </w:pPr>
      <w:r w:rsidRPr="005954D6">
        <w:rPr>
          <w:rFonts w:eastAsia="Times New Roman" w:cs="Times New Roman"/>
          <w:noProof/>
          <w:lang w:val="sr-Cyrl-RS"/>
        </w:rPr>
        <mc:AlternateContent>
          <mc:Choice Requires="wpc">
            <w:drawing>
              <wp:inline distT="0" distB="0" distL="0" distR="0" wp14:anchorId="71519950" wp14:editId="380E80C7">
                <wp:extent cx="4438015" cy="2714625"/>
                <wp:effectExtent l="0" t="0" r="0" b="0"/>
                <wp:docPr id="187" name="Подлога за цртање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84" name="Group 129"/>
                        <wpg:cNvGrpSpPr/>
                        <wpg:grpSpPr>
                          <a:xfrm>
                            <a:off x="326002" y="122672"/>
                            <a:ext cx="781050" cy="838474"/>
                            <a:chOff x="476250" y="160950"/>
                            <a:chExt cx="781050" cy="838474"/>
                          </a:xfrm>
                        </wpg:grpSpPr>
                        <wpg:grpSp>
                          <wpg:cNvPr id="285" name="Group 186"/>
                          <wpg:cNvGrpSpPr/>
                          <wpg:grpSpPr>
                            <a:xfrm>
                              <a:off x="703874" y="160950"/>
                              <a:ext cx="294059" cy="600349"/>
                              <a:chOff x="0" y="0"/>
                              <a:chExt cx="381813" cy="779211"/>
                            </a:xfrm>
                          </wpg:grpSpPr>
                          <wps:wsp>
                            <wps:cNvPr id="286" name="Oval 189"/>
                            <wps:cNvSpPr/>
                            <wps:spPr>
                              <a:xfrm>
                                <a:off x="95414" y="0"/>
                                <a:ext cx="198782" cy="198782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047746F3" w14:textId="77777777" w:rsidR="004A0D15" w:rsidRDefault="004A0D15" w:rsidP="00EC3093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7" name="Straight Connector 191"/>
                            <wps:cNvCnPr/>
                            <wps:spPr>
                              <a:xfrm flipH="1">
                                <a:off x="194419" y="198782"/>
                                <a:ext cx="386" cy="302133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88" name="Straight Connector 192"/>
                            <wps:cNvCnPr/>
                            <wps:spPr>
                              <a:xfrm flipH="1">
                                <a:off x="47706" y="500597"/>
                                <a:ext cx="146328" cy="278432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89" name="Straight Connector 195"/>
                            <wps:cNvCnPr/>
                            <wps:spPr>
                              <a:xfrm>
                                <a:off x="194627" y="500835"/>
                                <a:ext cx="186981" cy="278376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90" name="Straight Connector 202"/>
                            <wps:cNvCnPr/>
                            <wps:spPr>
                              <a:xfrm>
                                <a:off x="0" y="285865"/>
                                <a:ext cx="381813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  <wps:wsp>
                          <wps:cNvPr id="291" name="Text Box 15"/>
                          <wps:cNvSpPr txBox="1"/>
                          <wps:spPr>
                            <a:xfrm>
                              <a:off x="476250" y="723199"/>
                              <a:ext cx="781050" cy="2762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10DCBA34" w14:textId="77777777" w:rsidR="004A0D15" w:rsidRPr="00EF778F" w:rsidRDefault="004A0D15" w:rsidP="00EC3093">
                                <w:pPr>
                                  <w:pStyle w:val="TextBox"/>
                                </w:pPr>
                                <w:r>
                                  <w:t>Корисник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92" name="Rectangle 131"/>
                        <wps:cNvSpPr/>
                        <wps:spPr>
                          <a:xfrm>
                            <a:off x="3304680" y="413312"/>
                            <a:ext cx="885824" cy="38010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73FAC22A" w14:textId="77777777" w:rsidR="004A0D15" w:rsidRPr="00EF778F" w:rsidRDefault="004A0D15" w:rsidP="00EC3093">
                              <w:pPr>
                                <w:pStyle w:val="TextBox"/>
                              </w:pPr>
                              <w:r>
                                <w:t>Систем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Rectangle 132"/>
                        <wps:cNvSpPr/>
                        <wps:spPr>
                          <a:xfrm>
                            <a:off x="627626" y="942975"/>
                            <a:ext cx="76547" cy="1440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Straight Connector 134"/>
                        <wps:cNvCnPr/>
                        <wps:spPr>
                          <a:xfrm>
                            <a:off x="3761879" y="828675"/>
                            <a:ext cx="0" cy="154800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bodyPr/>
                      </wps:wsp>
                      <wps:wsp>
                        <wps:cNvPr id="295" name="Rectangle 204"/>
                        <wps:cNvSpPr/>
                        <wps:spPr>
                          <a:xfrm>
                            <a:off x="3731731" y="1143000"/>
                            <a:ext cx="76547" cy="396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Straight Arrow Connector 135"/>
                        <wps:cNvCnPr/>
                        <wps:spPr>
                          <a:xfrm>
                            <a:off x="704184" y="1186285"/>
                            <a:ext cx="30240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 w="lg" len="med"/>
                          </a:ln>
                          <a:effectLst/>
                        </wps:spPr>
                        <wps:bodyPr/>
                      </wps:wsp>
                      <wps:wsp>
                        <wps:cNvPr id="297" name="Text Box 137"/>
                        <wps:cNvSpPr txBox="1"/>
                        <wps:spPr>
                          <a:xfrm>
                            <a:off x="1313948" y="950395"/>
                            <a:ext cx="1990726" cy="258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3AFDAD08" w14:textId="77777777" w:rsidR="004A0D15" w:rsidRPr="008D3BE3" w:rsidRDefault="004A0D15" w:rsidP="00EC3093">
                              <w:pPr>
                                <w:pStyle w:val="TextBox"/>
                              </w:pPr>
                              <w:r>
                                <w:t>vratiDozvole(ulogaID)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Straight Arrow Connector 206"/>
                        <wps:cNvCnPr/>
                        <wps:spPr>
                          <a:xfrm>
                            <a:off x="704195" y="1476375"/>
                            <a:ext cx="30240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arrow" w="lg" len="med"/>
                            <a:tailEnd type="none" w="lg" len="med"/>
                          </a:ln>
                          <a:effectLst/>
                        </wps:spPr>
                        <wps:bodyPr/>
                      </wps:wsp>
                      <wps:wsp>
                        <wps:cNvPr id="299" name="Text Box 207"/>
                        <wps:cNvSpPr txBox="1"/>
                        <wps:spPr>
                          <a:xfrm>
                            <a:off x="1355033" y="1246896"/>
                            <a:ext cx="1990726" cy="258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31A125AE" w14:textId="77777777" w:rsidR="004A0D15" w:rsidRPr="008D3BE3" w:rsidRDefault="004A0D15" w:rsidP="00EC3093">
                              <w:pPr>
                                <w:pStyle w:val="TextBox"/>
                              </w:pPr>
                              <w:r>
                                <w:t>StatusiDozvola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Rectangle 216"/>
                        <wps:cNvSpPr/>
                        <wps:spPr>
                          <a:xfrm>
                            <a:off x="3731731" y="1828800"/>
                            <a:ext cx="76547" cy="396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Straight Arrow Connector 217"/>
                        <wps:cNvCnPr/>
                        <wps:spPr>
                          <a:xfrm>
                            <a:off x="703075" y="1847850"/>
                            <a:ext cx="30240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 w="lg" len="med"/>
                          </a:ln>
                          <a:effectLst/>
                        </wps:spPr>
                        <wps:bodyPr/>
                      </wps:wsp>
                      <wps:wsp>
                        <wps:cNvPr id="302" name="Text Box 218"/>
                        <wps:cNvSpPr txBox="1"/>
                        <wps:spPr>
                          <a:xfrm>
                            <a:off x="807166" y="1589795"/>
                            <a:ext cx="2905716" cy="258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4A322AA7" w14:textId="77777777" w:rsidR="004A0D15" w:rsidRPr="008D3BE3" w:rsidRDefault="004A0D15" w:rsidP="00EC3093">
                              <w:pPr>
                                <w:pStyle w:val="TextBox"/>
                              </w:pPr>
                              <w:r>
                                <w:t>promeniDozvolu(ulogaID,dozvolaID,aktivna)</w:t>
                              </w:r>
                            </w:p>
                            <w:p w14:paraId="019B2A4E" w14:textId="77777777" w:rsidR="004A0D15" w:rsidRDefault="004A0D15" w:rsidP="00EC309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Straight Arrow Connector 219"/>
                        <wps:cNvCnPr/>
                        <wps:spPr>
                          <a:xfrm>
                            <a:off x="703075" y="2162175"/>
                            <a:ext cx="30240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arrow" w="lg" len="med"/>
                            <a:tailEnd type="none" w="lg" len="med"/>
                          </a:ln>
                          <a:effectLst/>
                        </wps:spPr>
                        <wps:bodyPr/>
                      </wps:wsp>
                      <wps:wsp>
                        <wps:cNvPr id="304" name="Text Box 229"/>
                        <wps:cNvSpPr txBox="1"/>
                        <wps:spPr>
                          <a:xfrm>
                            <a:off x="1237338" y="1932696"/>
                            <a:ext cx="1990726" cy="258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36B5A393" w14:textId="77777777" w:rsidR="004A0D15" w:rsidRPr="008D3BE3" w:rsidRDefault="004A0D15" w:rsidP="00EC3093">
                              <w:pPr>
                                <w:pStyle w:val="TextBox"/>
                              </w:pPr>
                              <w:r>
                                <w:t>PorukeUTemi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1519950" id="Подлога за цртање 187" o:spid="_x0000_s1342" editas="canvas" style="width:349.45pt;height:213.75pt;mso-position-horizontal-relative:char;mso-position-vertical-relative:line" coordsize="44380,27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">
                <v:shape id="_x0000_s1343" type="#_x0000_t75" style="position:absolute;width:44380;height:27146;visibility:visible;mso-wrap-style:square">
                  <v:fill o:detectmouseclick="t"/>
                  <v:path o:connecttype="none"/>
                </v:shape>
                <v:group id="Group 129" o:spid="_x0000_s1344" style="position:absolute;left:3260;top:1226;width:7810;height:8385" coordorigin="4762,1609" coordsize="7810,8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gn+ec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cju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IJ/nnFAAAA3AAA&#10;AA8AAAAAAAAAAAAAAAAAqgIAAGRycy9kb3ducmV2LnhtbFBLBQYAAAAABAAEAPoAAACcAwAAAAA=&#10;">
                  <v:group id="Group 186" o:spid="_x0000_s1345" style="position:absolute;left:7038;top:1609;width:2941;height:6003" coordsize="3818,77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RVvixgAAANwA&#10;AAAPAAAAAAAAAAAAAAAAAKoCAABkcnMvZG93bnJldi54bWxQSwUGAAAAAAQABAD6AAAAnQMAAAAA&#10;">
                    <v:oval id="Oval 189" o:spid="_x0000_s1346" style="position:absolute;left:954;width:1987;height:19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aCwscA&#10;AADcAAAADwAAAGRycy9kb3ducmV2LnhtbESPQWvCQBSE74X+h+UVvBTdRDCV6ColtOhJ1FbQ2yP7&#10;TNJm36bZ1cR/3xUKPQ4z8w0zX/amFldqXWVZQTyKQBDnVldcKPj8eB9OQTiPrLG2TApu5GC5eHyY&#10;Y6ptxzu67n0hAoRdigpK75tUSpeXZNCNbEMcvLNtDfog20LqFrsAN7UcR1EiDVYcFkpsKCsp/95f&#10;jIJskz1/bX/Wh+RtdUpe4k03iY9bpQZP/esMhKfe/4f/2mutYDxN4H4mHAG5+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gWgsLHAAAA3AAAAA8AAAAAAAAAAAAAAAAAmAIAAGRy&#10;cy9kb3ducmV2LnhtbFBLBQYAAAAABAAEAPUAAACMAwAAAAA=&#10;" fillcolor="window" strokecolor="windowText">
                      <v:textbox>
                        <w:txbxContent>
                          <w:p w14:paraId="047746F3" w14:textId="77777777" w:rsidR="004A0D15" w:rsidRDefault="004A0D15" w:rsidP="00EC3093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  <v:line id="Straight Connector 191" o:spid="_x0000_s1347" style="position:absolute;flip:x;visibility:visible;mso-wrap-style:square" from="1944,1987" to="1948,50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J788cAAADcAAAADwAAAGRycy9kb3ducmV2LnhtbESPQWsCMRSE74X+h/CEXkrNVkq7rkYR&#10;odCDl6qseHtunptlNy9rkur23zeFQo/DzHzDzJeD7cSVfGgcK3geZyCIK6cbrhXsd+9POYgQkTV2&#10;jknBNwVYLu7v5lhod+NPum5jLRKEQ4EKTIx9IWWoDFkMY9cTJ+/svMWYpK+l9nhLcNvJSZa9SosN&#10;pwWDPa0NVe32yyqQ+ebx4lenl7ZsD4epKauyP26UehgNqxmISEP8D/+1P7SCSf4Gv2fSEZC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2wnvzxwAAANwAAAAPAAAAAAAA&#10;AAAAAAAAAKECAABkcnMvZG93bnJldi54bWxQSwUGAAAAAAQABAD5AAAAlQMAAAAA&#10;"/>
                    <v:line id="Straight Connector 192" o:spid="_x0000_s1348" style="position:absolute;flip:x;visibility:visible;mso-wrap-style:square" from="477,5005" to="1940,77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13vgcMAAADcAAAADwAAAGRycy9kb3ducmV2LnhtbERPz2vCMBS+D/Y/hCd4GTNVxuiqUUQQ&#10;PHjRjcpuz+bZlDYvXRK1/vfLYbDjx/d7sRpsJ27kQ+NYwXSSgSCunG64VvD1uX3NQYSIrLFzTAoe&#10;FGC1fH5aYKHdnQ90O8ZapBAOBSowMfaFlKEyZDFMXE+cuIvzFmOCvpba4z2F207OsuxdWmw4NRjs&#10;aWOoao9Xq0Dm+5cfvz6/tWV7On2Ysir7771S49GwnoOINMR/8Z97pxXM8rQ2nUlHQC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d74HDAAAA3AAAAA8AAAAAAAAAAAAA&#10;AAAAoQIAAGRycy9kb3ducmV2LnhtbFBLBQYAAAAABAAEAPkAAACRAwAAAAA=&#10;"/>
                    <v:line id="Straight Connector 195" o:spid="_x0000_s1349" style="position:absolute;visibility:visible;mso-wrap-style:square" from="1946,5008" to="3816,7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XLZcYAAADcAAAADwAAAGRycy9kb3ducmV2LnhtbESPQWvCQBSE7wX/w/KE3upGC0FTVxGl&#10;oD2UqoX2+Mw+k2j2bdjdJum/7xYEj8PMfMPMl72pRUvOV5YVjEcJCOLc6ooLBZ/H16cpCB+QNdaW&#10;ScEveVguBg9zzLTteE/tIRQiQthnqKAMocmk9HlJBv3INsTRO1tnMETpCqkddhFuajlJklQarDgu&#10;lNjQuqT8evgxCt6fP9J2tXvb9l+79JRv9qfvS+eUehz2qxcQgfpwD9/aW61gMp3B/5l4BOTi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E1y2XGAAAA3AAAAA8AAAAAAAAA&#10;AAAAAAAAoQIAAGRycy9kb3ducmV2LnhtbFBLBQYAAAAABAAEAPkAAACUAwAAAAA=&#10;"/>
                    <v:line id="Straight Connector 202" o:spid="_x0000_s1350" style="position:absolute;visibility:visible;mso-wrap-style:square" from="0,2858" to="3818,2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b0JcQAAADcAAAADwAAAGRycy9kb3ducmV2LnhtbERPy2rCQBTdF/yH4Qru6kSF0EZHEUtB&#10;uyj1Abq8Zq5JNHMnzEyT9O87i0KXh/NerHpTi5acrywrmIwTEMS51RUXCk7H9+cXED4ga6wtk4If&#10;8rBaDp4WmGnb8Z7aQyhEDGGfoYIyhCaT0uclGfRj2xBH7madwRChK6R22MVwU8tpkqTSYMWxocSG&#10;NiXlj8O3UfA5+0rb9e5j25936TV/218v984pNRr26zmIQH34F/+5t1rB9DXOj2fiEZ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1vQlxAAAANwAAAAPAAAAAAAAAAAA&#10;AAAAAKECAABkcnMvZG93bnJldi54bWxQSwUGAAAAAAQABAD5AAAAkgMAAAAA&#10;"/>
                  </v:group>
                  <v:shape id="Text Box 15" o:spid="_x0000_s1351" type="#_x0000_t202" style="position:absolute;left:4762;top:7231;width:7811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dbY8cA&#10;AADcAAAADwAAAGRycy9kb3ducmV2LnhtbESPzWrDMBCE74G+g9hCbolsQ0vqRgnGYFJCesjPpbet&#10;tbFNrZVrKY7Tp68KhRyHmfmGWa5H04qBetdYVhDPIxDEpdUNVwpOx2K2AOE8ssbWMim4kYP16mGy&#10;xFTbK+9pOPhKBAi7FBXU3neplK6syaCb2444eGfbG/RB9pXUPV4D3LQyiaJnabDhsFBjR3lN5dfh&#10;YhRs8+Id95+JWfy0+WZ3zrrv08eTUtPHMXsF4Wn09/B/+00rSF5i+DsTjoBc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X3W2PHAAAA3AAAAA8AAAAAAAAAAAAAAAAAmAIAAGRy&#10;cy9kb3ducmV2LnhtbFBLBQYAAAAABAAEAPUAAACMAwAAAAA=&#10;" filled="f" stroked="f" strokeweight=".5pt">
                    <v:textbox>
                      <w:txbxContent>
                        <w:p w14:paraId="10DCBA34" w14:textId="77777777" w:rsidR="004A0D15" w:rsidRPr="00EF778F" w:rsidRDefault="004A0D15" w:rsidP="00EC3093">
                          <w:pPr>
                            <w:pStyle w:val="TextBox"/>
                          </w:pPr>
                          <w:r>
                            <w:t>Корисник</w:t>
                          </w:r>
                        </w:p>
                      </w:txbxContent>
                    </v:textbox>
                  </v:shape>
                </v:group>
                <v:rect id="Rectangle 131" o:spid="_x0000_s1352" style="position:absolute;left:33046;top:4133;width:8859;height:38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UOFMMA&#10;AADcAAAADwAAAGRycy9kb3ducmV2LnhtbESPT4vCMBTE78J+h/AWvMia2oPsdo1SF1y8+u/+bN42&#10;xealJLHWb28EYY/DzPyGWawG24qefGgcK5hNMxDEldMN1wqOh83HJ4gQkTW2jknBnQKslm+jBRba&#10;3XhH/T7WIkE4FKjAxNgVUobKkMUwdR1x8v6ctxiT9LXUHm8JbluZZ9lcWmw4LRjs6MdQddlfrYJ4&#10;Ls1h5tfl9VhNdvPz76a/rE9Kjd+H8htEpCH+h1/trVaQf+XwPJOO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tUOFMMAAADcAAAADwAAAAAAAAAAAAAAAACYAgAAZHJzL2Rv&#10;d25yZXYueG1sUEsFBgAAAAAEAAQA9QAAAIgDAAAAAA==&#10;" fillcolor="window" strokecolor="windowText" strokeweight=".5pt">
                  <v:textbox>
                    <w:txbxContent>
                      <w:p w14:paraId="73FAC22A" w14:textId="77777777" w:rsidR="004A0D15" w:rsidRPr="00EF778F" w:rsidRDefault="004A0D15" w:rsidP="00EC3093">
                        <w:pPr>
                          <w:pStyle w:val="TextBox"/>
                        </w:pPr>
                        <w:r>
                          <w:t>Систем</w:t>
                        </w:r>
                      </w:p>
                    </w:txbxContent>
                  </v:textbox>
                </v:rect>
                <v:rect id="Rectangle 132" o:spid="_x0000_s1353" style="position:absolute;left:6276;top:9429;width:765;height:144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mrj8QA&#10;AADcAAAADwAAAGRycy9kb3ducmV2LnhtbESPzWrDMBCE74W+g9hCL6WRk0JInSjGKaTkmr/7xtpY&#10;JtbKSLLjvn1UKPQ4zMw3zKoYbSsG8qFxrGA6yUAQV043XCs4HbfvCxAhImtsHZOCHwpQrJ+fVphr&#10;d+c9DYdYiwThkKMCE2OXSxkqQxbDxHXEybs6bzEm6WupPd4T3LZylmVzabHhtGCwoy9D1e3QWwXx&#10;Uprj1G/K/lS97eeX7+1w25yVen0ZyyWISGP8D/+1d1rB7PMDfs+kI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Zq4/EAAAA3AAAAA8AAAAAAAAAAAAAAAAAmAIAAGRycy9k&#10;b3ducmV2LnhtbFBLBQYAAAAABAAEAPUAAACJAwAAAAA=&#10;" fillcolor="window" strokecolor="windowText" strokeweight=".5pt"/>
                <v:line id="Straight Connector 134" o:spid="_x0000_s1354" style="position:absolute;visibility:visible;mso-wrap-style:square" from="37618,8286" to="37618,237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cbI8QAAADcAAAADwAAAGRycy9kb3ducmV2LnhtbESPT4vCMBTE78J+h/AWvIimiv+2axQV&#10;BD0ouyqeH83btmzzUppY67c3guBxmJnfMLNFYwpRU+Vyywr6vQgEcWJ1zqmC82nTnYJwHlljYZkU&#10;3MnBYv7RmmGs7Y1/qT76VAQIuxgVZN6XsZQuycig69mSOHh/tjLog6xSqSu8Bbgp5CCKxtJgzmEh&#10;w5LWGSX/x6tRwNS5pPuCSxM1k93q5yIno0OtVPuzWX6D8NT4d/jV3moFg68hPM+EIyD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ZxsjxAAAANwAAAAPAAAAAAAAAAAA&#10;AAAAAKECAABkcnMvZG93bnJldi54bWxQSwUGAAAAAAQABAD5AAAAkgMAAAAA&#10;" strokeweight=".5pt">
                  <v:stroke dashstyle="dash"/>
                </v:line>
                <v:rect id="Rectangle 204" o:spid="_x0000_s1355" style="position:absolute;left:37317;top:11430;width:765;height:39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yWYMQA&#10;AADcAAAADwAAAGRycy9kb3ducmV2LnhtbESPzWrDMBCE74W+g9hCL6WRE2hInSjGKaTkmr/7xtpY&#10;JtbKSLLjvn1UKPQ4zMw3zKoYbSsG8qFxrGA6yUAQV043XCs4HbfvCxAhImtsHZOCHwpQrJ+fVphr&#10;d+c9DYdYiwThkKMCE2OXSxkqQxbDxHXEybs6bzEm6WupPd4T3LZylmVzabHhtGCwoy9D1e3QWwXx&#10;Uprj1G/K/lS97eeX7+1w25yVen0ZyyWISGP8D/+1d1rB7PMDfs+kI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8lmDEAAAA3AAAAA8AAAAAAAAAAAAAAAAAmAIAAGRycy9k&#10;b3ducmV2LnhtbFBLBQYAAAAABAAEAPUAAACJAwAAAAA=&#10;" fillcolor="window" strokecolor="windowText" strokeweight=".5pt"/>
                <v:shape id="Straight Arrow Connector 135" o:spid="_x0000_s1356" type="#_x0000_t32" style="position:absolute;left:7041;top:11862;width:3024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65msQAAADcAAAADwAAAGRycy9kb3ducmV2LnhtbESPQWvCQBSE74X+h+UVequbShGNrlIE&#10;pb2IRvH8zD6zIdm3Ibsm8d+7QqHHYWa+YRarwdaio9aXjhV8jhIQxLnTJRcKTsfNxxSED8gaa8ek&#10;4E4eVsvXlwWm2vV8oC4LhYgQ9ikqMCE0qZQ+N2TRj1xDHL2ray2GKNtC6hb7CLe1HCfJRFosOS4Y&#10;bGhtKK+ym1Xw1Z2nv705nLfb3bqqq3JvZ5e9Uu9vw/ccRKAh/If/2j9awXg2geeZe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LrmaxAAAANwAAAAPAAAAAAAAAAAA&#10;AAAAAKECAABkcnMvZG93bnJldi54bWxQSwUGAAAAAAQABAD5AAAAkgMAAAAA&#10;">
                  <v:stroke endarrow="open" endarrowwidth="wide"/>
                </v:shape>
                <v:shape id="Text Box 137" o:spid="_x0000_s1357" type="#_x0000_t202" style="position:absolute;left:13139;top:9503;width:19907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JmjMcA&#10;AADcAAAADwAAAGRycy9kb3ducmV2LnhtbESPzWvCQBTE7wX/h+UJ3urGQFuNWUUC0lLswY+Lt2f2&#10;5QOzb2N21dS/vlso9DjMzG+YdNmbRtyoc7VlBZNxBII4t7rmUsFhv36egnAeWWNjmRR8k4PlYvCU&#10;YqLtnbd02/lSBAi7BBVU3reJlC6vyKAb25Y4eIXtDPogu1LqDu8BbhoZR9GrNFhzWKiwpayi/Ly7&#10;GgWf2foLt6fYTB9N9r4pVu3lcHxRajTsV3MQnnr/H/5rf2gF8ewNfs+EIy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VSZozHAAAA3AAAAA8AAAAAAAAAAAAAAAAAmAIAAGRy&#10;cy9kb3ducmV2LnhtbFBLBQYAAAAABAAEAPUAAACMAwAAAAA=&#10;" filled="f" stroked="f" strokeweight=".5pt">
                  <v:textbox>
                    <w:txbxContent>
                      <w:p w14:paraId="3AFDAD08" w14:textId="77777777" w:rsidR="004A0D15" w:rsidRPr="008D3BE3" w:rsidRDefault="004A0D15" w:rsidP="00EC3093">
                        <w:pPr>
                          <w:pStyle w:val="TextBox"/>
                        </w:pPr>
                        <w:r>
                          <w:t>vratiDozvole(ulogaID)</w:t>
                        </w:r>
                      </w:p>
                    </w:txbxContent>
                  </v:textbox>
                </v:shape>
                <v:shape id="Straight Arrow Connector 206" o:spid="_x0000_s1358" type="#_x0000_t32" style="position:absolute;left:7041;top:14763;width:3024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JusL8AAADcAAAADwAAAGRycy9kb3ducmV2LnhtbERPzYrCMBC+C75DGGFvmtYFcatR6oIg&#10;uBe7PsDYjG2xmZQmq/XtncOCx4/vf70dXKvu1IfGs4F0loAiLr1tuDJw/t1Pl6BCRLbYeiYDTwqw&#10;3YxHa8ysf/CJ7kWslIRwyNBAHWOXaR3KmhyGme+Ihbv63mEU2Ffa9viQcNfqeZIstMOGpaHGjr5r&#10;Km/Fn5Pe9NQU1c7jz3lxydP88+KP7mjMx2TIV6AiDfEt/ncfrIH5l6yVM3IE9OYF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ysJusL8AAADcAAAADwAAAAAAAAAAAAAAAACh&#10;AgAAZHJzL2Rvd25yZXYueG1sUEsFBgAAAAAEAAQA+QAAAI0DAAAAAA==&#10;">
                  <v:stroke startarrow="open" startarrowwidth="wide" endarrowwidth="wide"/>
                </v:shape>
                <v:shape id="Text Box 207" o:spid="_x0000_s1359" type="#_x0000_t202" style="position:absolute;left:13550;top:12468;width:19907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FXZccA&#10;AADcAAAADwAAAGRycy9kb3ducmV2LnhtbESPzWrDMBCE74G+g9hCbolcQ0viRjHGYFJCesjPpbet&#10;tbFNrZVrKY7Tp68KhRyHmfmGWaWjacVAvWssK3iaRyCIS6sbrhScjsVsAcJ5ZI2tZVJwIwfp+mGy&#10;wkTbK+9pOPhKBAi7BBXU3neJlK6syaCb2444eGfbG/RB9pXUPV4D3LQyjqIXabDhsFBjR3lN5dfh&#10;YhRs8+Id95+xWfy0+WZ3zrrv08ezUtPHMXsF4Wn09/B/+00riJdL+DsTj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uBV2XHAAAA3AAAAA8AAAAAAAAAAAAAAAAAmAIAAGRy&#10;cy9kb3ducmV2LnhtbFBLBQYAAAAABAAEAPUAAACMAwAAAAA=&#10;" filled="f" stroked="f" strokeweight=".5pt">
                  <v:textbox>
                    <w:txbxContent>
                      <w:p w14:paraId="31A125AE" w14:textId="77777777" w:rsidR="004A0D15" w:rsidRPr="008D3BE3" w:rsidRDefault="004A0D15" w:rsidP="00EC3093">
                        <w:pPr>
                          <w:pStyle w:val="TextBox"/>
                        </w:pPr>
                        <w:r>
                          <w:t>StatusiDozvola</w:t>
                        </w:r>
                      </w:p>
                    </w:txbxContent>
                  </v:textbox>
                </v:shape>
                <v:rect id="Rectangle 216" o:spid="_x0000_s1360" style="position:absolute;left:37317;top:18288;width:765;height:39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Cv4r8A&#10;AADcAAAADwAAAGRycy9kb3ducmV2LnhtbERPTYvCMBC9C/sfwix4kTVVQZauUeqCi1e13sdmtik2&#10;k5LEWv+9OQgeH+97tRlsK3ryoXGsYDbNQBBXTjdcKyhPu69vECEia2wdk4IHBdisP0YrzLW784H6&#10;Y6xFCuGQowITY5dLGSpDFsPUdcSJ+3feYkzQ11J7vKdw28p5li2lxYZTg8GOfg1V1+PNKoiXwpxm&#10;flvcympyWF7+dv11e1Zq/DkUPyAiDfEtfrn3WsEiS/PTmXQE5Po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LoK/ivwAAANwAAAAPAAAAAAAAAAAAAAAAAJgCAABkcnMvZG93bnJl&#10;di54bWxQSwUGAAAAAAQABAD1AAAAhAMAAAAA&#10;" fillcolor="window" strokecolor="windowText" strokeweight=".5pt"/>
                <v:shape id="Straight Arrow Connector 217" o:spid="_x0000_s1361" type="#_x0000_t32" style="position:absolute;left:7030;top:18478;width:3024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y79MUAAADcAAAADwAAAGRycy9kb3ducmV2LnhtbESPT2vCQBTE74LfYXmF3nSjFrHRVURQ&#10;2kvxT/H8zL5mQ7JvQ3ZN0m/fLQgeh5n5DbPa9LYSLTW+cKxgMk5AEGdOF5wr+L7sRwsQPiBrrByT&#10;gl/ysFkPBytMtev4RO055CJC2KeowIRQp1L6zJBFP3Y1cfR+XGMxRNnkUjfYRbit5DRJ5tJiwXHB&#10;YE07Q1l5vlsFb+118dmZ0/Vw+NqVVVkc7fvtqNTrS79dggjUh2f40f7QCmbJBP7PxCMg1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Cy79MUAAADcAAAADwAAAAAAAAAA&#10;AAAAAAChAgAAZHJzL2Rvd25yZXYueG1sUEsFBgAAAAAEAAQA+QAAAJMDAAAAAA==&#10;">
                  <v:stroke endarrow="open" endarrowwidth="wide"/>
                </v:shape>
                <v:shape id="Text Box 218" o:spid="_x0000_s1362" type="#_x0000_t202" style="position:absolute;left:8071;top:15897;width:29057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5fDsYA&#10;AADcAAAADwAAAGRycy9kb3ducmV2LnhtbESPQWvCQBSE74X+h+UVvNWNEYukriKB0FL0YOqlt9fs&#10;Mwlm36bZbZL6612h4HGYmW+Y1WY0jeipc7VlBbNpBIK4sLrmUsHxM3tegnAeWWNjmRT8kYPN+vFh&#10;hYm2Ax+oz30pAoRdggoq79tESldUZNBNbUscvJPtDPogu1LqDocAN42Mo+hFGqw5LFTYUlpRcc5/&#10;jYKPNNvj4Ts2y0uTvu1O2/bn+LVQavI0bl9BeBr9PfzfftcK5lEMtzPhCMj1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85fDsYAAADcAAAADwAAAAAAAAAAAAAAAACYAgAAZHJz&#10;L2Rvd25yZXYueG1sUEsFBgAAAAAEAAQA9QAAAIsDAAAAAA==&#10;" filled="f" stroked="f" strokeweight=".5pt">
                  <v:textbox>
                    <w:txbxContent>
                      <w:p w14:paraId="4A322AA7" w14:textId="77777777" w:rsidR="004A0D15" w:rsidRPr="008D3BE3" w:rsidRDefault="004A0D15" w:rsidP="00EC3093">
                        <w:pPr>
                          <w:pStyle w:val="TextBox"/>
                        </w:pPr>
                        <w:r>
                          <w:t>promeniDozvolu(ulogaID,dozvolaID,aktivna)</w:t>
                        </w:r>
                      </w:p>
                      <w:p w14:paraId="019B2A4E" w14:textId="77777777" w:rsidR="004A0D15" w:rsidRDefault="004A0D15" w:rsidP="00EC3093"/>
                    </w:txbxContent>
                  </v:textbox>
                </v:shape>
                <v:shape id="Straight Arrow Connector 219" o:spid="_x0000_s1363" type="#_x0000_t32" style="position:absolute;left:7030;top:21621;width:3024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1m28EAAADcAAAADwAAAGRycy9kb3ducmV2LnhtbESP3YrCMBCF7wXfIYzgnaa1IEvXWKog&#10;CHpj1wcYm9m22ExKE2t9eyMs7OXh/HycTTaaVgzUu8aygngZgSAurW64UnD9OSy+QDiPrLG1TApe&#10;5CDbTicbTLV98oWGwlcijLBLUUHtfZdK6cqaDLql7YiD92t7gz7IvpK6x2cYN61cRdFaGmw4EGrs&#10;aF9TeS8eJnDjS1NUO4vn6/qWx3lysydzUmo+G/NvEJ5G/x/+ax+1giRK4HMmHAG5f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jWbbwQAAANwAAAAPAAAAAAAAAAAAAAAA&#10;AKECAABkcnMvZG93bnJldi54bWxQSwUGAAAAAAQABAD5AAAAjwMAAAAA&#10;">
                  <v:stroke startarrow="open" startarrowwidth="wide" endarrowwidth="wide"/>
                </v:shape>
                <v:shape id="Text Box 229" o:spid="_x0000_s1364" type="#_x0000_t202" style="position:absolute;left:12373;top:19326;width:19907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ti4cYA&#10;AADc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FXNID/M+EIyO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2ti4cYAAADcAAAADwAAAAAAAAAAAAAAAACYAgAAZHJz&#10;L2Rvd25yZXYueG1sUEsFBgAAAAAEAAQA9QAAAIsDAAAAAA==&#10;" filled="f" stroked="f" strokeweight=".5pt">
                  <v:textbox>
                    <w:txbxContent>
                      <w:p w14:paraId="36B5A393" w14:textId="77777777" w:rsidR="004A0D15" w:rsidRPr="008D3BE3" w:rsidRDefault="004A0D15" w:rsidP="00EC3093">
                        <w:pPr>
                          <w:pStyle w:val="TextBox"/>
                        </w:pPr>
                        <w:r>
                          <w:t>PorukeUTemi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73E6DF2" w14:textId="77777777" w:rsidR="004D5E36" w:rsidRPr="005954D6" w:rsidRDefault="004D5E36" w:rsidP="004D5E36">
      <w:pPr>
        <w:pStyle w:val="ProList"/>
        <w:rPr>
          <w:lang w:val="sr-Cyrl-RS"/>
        </w:rPr>
      </w:pPr>
    </w:p>
    <w:p w14:paraId="410CB5C7" w14:textId="77777777" w:rsidR="004D5E36" w:rsidRPr="005954D6" w:rsidRDefault="004D5E36" w:rsidP="004D5E36">
      <w:pPr>
        <w:pStyle w:val="3"/>
        <w:rPr>
          <w:lang w:val="sr-Cyrl-RS"/>
        </w:rPr>
      </w:pPr>
      <w:bookmarkStart w:id="60" w:name="_Toc456162715"/>
      <w:r w:rsidRPr="005954D6">
        <w:rPr>
          <w:lang w:val="sr-Cyrl-RS"/>
        </w:rPr>
        <w:t>ДС 13: Додавање нових корисничких улога</w:t>
      </w:r>
      <w:bookmarkEnd w:id="60"/>
    </w:p>
    <w:p w14:paraId="1FA67D78" w14:textId="77777777" w:rsidR="004D5E36" w:rsidRPr="005954D6" w:rsidRDefault="004D5E36" w:rsidP="004D5E36">
      <w:pPr>
        <w:rPr>
          <w:b/>
          <w:lang w:val="sr-Cyrl-RS"/>
        </w:rPr>
      </w:pPr>
      <w:r w:rsidRPr="005954D6">
        <w:rPr>
          <w:b/>
          <w:lang w:val="sr-Cyrl-RS"/>
        </w:rPr>
        <w:t>Основни сценарио СК:</w:t>
      </w:r>
    </w:p>
    <w:p w14:paraId="512826D4" w14:textId="6FC015DB" w:rsidR="004D5E36" w:rsidRPr="005954D6" w:rsidRDefault="004D5E36" w:rsidP="00A60A85">
      <w:pPr>
        <w:pStyle w:val="a"/>
        <w:numPr>
          <w:ilvl w:val="0"/>
          <w:numId w:val="30"/>
        </w:numPr>
        <w:rPr>
          <w:lang w:val="sr-Cyrl-RS"/>
        </w:rPr>
      </w:pPr>
      <w:r w:rsidRPr="005954D6">
        <w:rPr>
          <w:b/>
          <w:lang w:val="sr-Cyrl-RS"/>
        </w:rPr>
        <w:t>Корисник</w:t>
      </w:r>
      <w:r w:rsidR="00566540" w:rsidRPr="005954D6">
        <w:rPr>
          <w:b/>
          <w:lang w:val="sr-Cyrl-RS"/>
        </w:rPr>
        <w:t xml:space="preserve"> </w:t>
      </w:r>
      <w:r w:rsidRPr="005954D6">
        <w:rPr>
          <w:u w:val="single"/>
          <w:lang w:val="sr-Cyrl-RS"/>
        </w:rPr>
        <w:t>позива</w:t>
      </w:r>
      <w:r w:rsidR="00566540" w:rsidRPr="005954D6">
        <w:rPr>
          <w:u w:val="single"/>
          <w:lang w:val="sr-Cyrl-RS"/>
        </w:rPr>
        <w:t xml:space="preserve"> </w:t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да креира нову улогу. (АПСО)</w:t>
      </w:r>
    </w:p>
    <w:p w14:paraId="5BF81573" w14:textId="77777777" w:rsidR="00566540" w:rsidRPr="005954D6" w:rsidRDefault="00566540" w:rsidP="00566540">
      <w:pPr>
        <w:pStyle w:val="a"/>
        <w:numPr>
          <w:ilvl w:val="0"/>
          <w:numId w:val="30"/>
        </w:numPr>
        <w:rPr>
          <w:lang w:val="sr-Cyrl-RS"/>
        </w:rPr>
      </w:pPr>
      <w:r w:rsidRPr="005954D6">
        <w:rPr>
          <w:b/>
          <w:lang w:val="sr-Cyrl-RS"/>
        </w:rPr>
        <w:t xml:space="preserve">Систем </w:t>
      </w:r>
      <w:r w:rsidRPr="005954D6">
        <w:rPr>
          <w:u w:val="single"/>
          <w:lang w:val="sr-Cyrl-RS"/>
        </w:rPr>
        <w:t>враћа</w:t>
      </w:r>
      <w:r w:rsidRPr="005954D6">
        <w:rPr>
          <w:lang w:val="sr-Cyrl-RS"/>
        </w:rPr>
        <w:t xml:space="preserve"> листу корисничких улога у којој је приказана и нова улога. (ИА)</w:t>
      </w:r>
    </w:p>
    <w:p w14:paraId="53B23977" w14:textId="0B6BF10B" w:rsidR="00EA7CB9" w:rsidRPr="005954D6" w:rsidRDefault="004A5673" w:rsidP="00EA7CB9">
      <w:pPr>
        <w:jc w:val="center"/>
        <w:rPr>
          <w:lang w:val="sr-Cyrl-RS"/>
        </w:rPr>
      </w:pPr>
      <w:r w:rsidRPr="005954D6">
        <w:rPr>
          <w:rFonts w:eastAsia="Times New Roman" w:cs="Times New Roman"/>
          <w:noProof/>
          <w:lang w:val="sr-Cyrl-RS"/>
        </w:rPr>
        <mc:AlternateContent>
          <mc:Choice Requires="wpc">
            <w:drawing>
              <wp:inline distT="0" distB="0" distL="0" distR="0" wp14:anchorId="0457E821" wp14:editId="62EBCEDD">
                <wp:extent cx="3810000" cy="1860550"/>
                <wp:effectExtent l="0" t="0" r="0" b="0"/>
                <wp:docPr id="210" name="Подлога за цртање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67" name="Group 129"/>
                        <wpg:cNvGrpSpPr/>
                        <wpg:grpSpPr>
                          <a:xfrm>
                            <a:off x="18996" y="122672"/>
                            <a:ext cx="781050" cy="838474"/>
                            <a:chOff x="476250" y="160950"/>
                            <a:chExt cx="781050" cy="838474"/>
                          </a:xfrm>
                        </wpg:grpSpPr>
                        <wpg:grpSp>
                          <wpg:cNvPr id="68" name="Group 186"/>
                          <wpg:cNvGrpSpPr/>
                          <wpg:grpSpPr>
                            <a:xfrm>
                              <a:off x="703874" y="160950"/>
                              <a:ext cx="294059" cy="600349"/>
                              <a:chOff x="0" y="0"/>
                              <a:chExt cx="381813" cy="779211"/>
                            </a:xfrm>
                          </wpg:grpSpPr>
                          <wps:wsp>
                            <wps:cNvPr id="70" name="Oval 189"/>
                            <wps:cNvSpPr/>
                            <wps:spPr>
                              <a:xfrm>
                                <a:off x="95414" y="0"/>
                                <a:ext cx="198782" cy="198782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4F2D136B" w14:textId="77777777" w:rsidR="004A0D15" w:rsidRDefault="004A0D15" w:rsidP="00EA7CB9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1" name="Straight Connector 191"/>
                            <wps:cNvCnPr/>
                            <wps:spPr>
                              <a:xfrm flipH="1">
                                <a:off x="194419" y="198782"/>
                                <a:ext cx="386" cy="302133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73" name="Straight Connector 192"/>
                            <wps:cNvCnPr/>
                            <wps:spPr>
                              <a:xfrm flipH="1">
                                <a:off x="47706" y="500597"/>
                                <a:ext cx="146328" cy="278432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75" name="Straight Connector 195"/>
                            <wps:cNvCnPr/>
                            <wps:spPr>
                              <a:xfrm>
                                <a:off x="194627" y="500835"/>
                                <a:ext cx="186981" cy="278376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76" name="Straight Connector 202"/>
                            <wps:cNvCnPr/>
                            <wps:spPr>
                              <a:xfrm>
                                <a:off x="0" y="285865"/>
                                <a:ext cx="381813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  <wps:wsp>
                          <wps:cNvPr id="77" name="Text Box 15"/>
                          <wps:cNvSpPr txBox="1"/>
                          <wps:spPr>
                            <a:xfrm>
                              <a:off x="476250" y="723199"/>
                              <a:ext cx="781050" cy="2762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5E970607" w14:textId="77777777" w:rsidR="004A0D15" w:rsidRPr="00EF778F" w:rsidRDefault="004A0D15" w:rsidP="00EA7CB9">
                                <w:pPr>
                                  <w:pStyle w:val="TextBox"/>
                                </w:pPr>
                                <w:r>
                                  <w:t>Корисник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78" name="Rectangle 131"/>
                        <wps:cNvSpPr/>
                        <wps:spPr>
                          <a:xfrm>
                            <a:off x="2676527" y="413312"/>
                            <a:ext cx="885824" cy="38010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3DC67FD8" w14:textId="77777777" w:rsidR="004A0D15" w:rsidRPr="00EF778F" w:rsidRDefault="004A0D15" w:rsidP="00EA7CB9">
                              <w:pPr>
                                <w:pStyle w:val="TextBox"/>
                              </w:pPr>
                              <w:r>
                                <w:t>Систем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Rectangle 132"/>
                        <wps:cNvSpPr/>
                        <wps:spPr>
                          <a:xfrm>
                            <a:off x="357284" y="942975"/>
                            <a:ext cx="76547" cy="720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Straight Connector 134"/>
                        <wps:cNvCnPr/>
                        <wps:spPr>
                          <a:xfrm>
                            <a:off x="3133726" y="828675"/>
                            <a:ext cx="0" cy="82800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bodyPr/>
                      </wps:wsp>
                      <wps:wsp>
                        <wps:cNvPr id="81" name="Rectangle 204"/>
                        <wps:cNvSpPr/>
                        <wps:spPr>
                          <a:xfrm>
                            <a:off x="3095627" y="1143000"/>
                            <a:ext cx="76547" cy="396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Straight Arrow Connector 135"/>
                        <wps:cNvCnPr/>
                        <wps:spPr>
                          <a:xfrm>
                            <a:off x="433831" y="1162050"/>
                            <a:ext cx="26617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 w="lg" len="med"/>
                          </a:ln>
                          <a:effectLst/>
                        </wps:spPr>
                        <wps:bodyPr/>
                      </wps:wsp>
                      <wps:wsp>
                        <wps:cNvPr id="83" name="Text Box 137"/>
                        <wps:cNvSpPr txBox="1"/>
                        <wps:spPr>
                          <a:xfrm>
                            <a:off x="667910" y="932571"/>
                            <a:ext cx="2297926" cy="258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7B705A07" w14:textId="77777777" w:rsidR="004A0D15" w:rsidRPr="008D3BE3" w:rsidRDefault="004A0D15" w:rsidP="00EA7CB9">
                              <w:pPr>
                                <w:pStyle w:val="TextBox"/>
                              </w:pPr>
                              <w:r>
                                <w:t>kreirajUlogu(ulogaID,ime)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Straight Arrow Connector 206"/>
                        <wps:cNvCnPr/>
                        <wps:spPr>
                          <a:xfrm>
                            <a:off x="433831" y="1476375"/>
                            <a:ext cx="26617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arrow" w="lg" len="med"/>
                            <a:tailEnd type="none" w="lg" len="med"/>
                          </a:ln>
                          <a:effectLst/>
                        </wps:spPr>
                        <wps:bodyPr/>
                      </wps:wsp>
                      <wps:wsp>
                        <wps:cNvPr id="85" name="Text Box 207"/>
                        <wps:cNvSpPr txBox="1"/>
                        <wps:spPr>
                          <a:xfrm>
                            <a:off x="838199" y="1246896"/>
                            <a:ext cx="1990726" cy="258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076CDCCF" w14:textId="77777777" w:rsidR="004A0D15" w:rsidRPr="008D3BE3" w:rsidRDefault="004A0D15" w:rsidP="00EA7CB9">
                              <w:pPr>
                                <w:pStyle w:val="TextBox"/>
                              </w:pPr>
                              <w:r>
                                <w:t>Uloge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457E821" id="Подлога за цртање 210" o:spid="_x0000_s1365" editas="canvas" style="width:300pt;height:146.5pt;mso-position-horizontal-relative:char;mso-position-vertical-relative:line" coordsize="38100,18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">
                <v:shape id="_x0000_s1366" type="#_x0000_t75" style="position:absolute;width:38100;height:18605;visibility:visible;mso-wrap-style:square">
                  <v:fill o:detectmouseclick="t"/>
                  <v:path o:connecttype="none"/>
                </v:shape>
                <v:group id="Group 129" o:spid="_x0000_s1367" style="position:absolute;left:189;top:1226;width:7811;height:8385" coordorigin="4762,1609" coordsize="7810,8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IpE8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IP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SKRPFAAAA2wAA&#10;AA8AAAAAAAAAAAAAAAAAqgIAAGRycy9kb3ducmV2LnhtbFBLBQYAAAAABAAEAPoAAACcAwAAAAA=&#10;">
                  <v:group id="Group 186" o:spid="_x0000_s1368" style="position:absolute;left:7038;top:1609;width:2941;height:6003" coordsize="3818,77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29Yc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029YcEAAADbAAAADwAA&#10;AAAAAAAAAAAAAACqAgAAZHJzL2Rvd25yZXYueG1sUEsFBgAAAAAEAAQA+gAAAJgDAAAAAA==&#10;">
                    <v:oval id="Oval 189" o:spid="_x0000_s1369" style="position:absolute;left:954;width:1987;height:19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ITlcQA&#10;AADbAAAADwAAAGRycy9kb3ducmV2LnhtbERPy2rCQBTdC/7DcAvdiE5SaCypo0hQ6kp8VGh3l8xt&#10;kpq5EzNTk/69sxBcHs57tuhNLa7UusqygngSgSDOra64UPB5XI/fQDiPrLG2TAr+ycFiPhzMMNW2&#10;4z1dD74QIYRdigpK75tUSpeXZNBNbEMcuB/bGvQBtoXULXYh3NTyJYoSabDi0FBiQ1lJ+fnwZxRk&#10;22z0u7tsTsnq4zuZxtvuNf7aKfX81C/fQXjq/UN8d2+0gmlYH76EHy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CE5XEAAAA2wAAAA8AAAAAAAAAAAAAAAAAmAIAAGRycy9k&#10;b3ducmV2LnhtbFBLBQYAAAAABAAEAPUAAACJAwAAAAA=&#10;" fillcolor="window" strokecolor="windowText">
                      <v:textbox>
                        <w:txbxContent>
                          <w:p w14:paraId="4F2D136B" w14:textId="77777777" w:rsidR="004A0D15" w:rsidRDefault="004A0D15" w:rsidP="00EA7CB9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  <v:line id="Straight Connector 191" o:spid="_x0000_s1370" style="position:absolute;flip:x;visibility:visible;mso-wrap-style:square" from="1944,1987" to="1948,50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dBiWMUAAADbAAAADwAAAGRycy9kb3ducmV2LnhtbESPQWsCMRSE74L/IbxCL6VmLaXV1Sgi&#10;CD140ZYVb8/N62bZzcuapLr996ZQ8DjMzDfMfNnbVlzIh9qxgvEoA0FcOl1zpeDrc/M8AREissbW&#10;MSn4pQDLxXAwx1y7K+/oso+VSBAOOSowMXa5lKE0ZDGMXEecvG/nLcYkfSW1x2uC21a+ZNmbtFhz&#10;WjDY0dpQ2ex/rAI52T6d/er02hTN4TA1RVl0x61Sjw/9agYiUh/v4f/2h1bwPoa/L+kHyM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dBiWMUAAADbAAAADwAAAAAAAAAA&#10;AAAAAAChAgAAZHJzL2Rvd25yZXYueG1sUEsFBgAAAAAEAAQA+QAAAJMDAAAAAA==&#10;"/>
                    <v:line id="Straight Connector 192" o:spid="_x0000_s1371" style="position:absolute;flip:x;visibility:visible;mso-wrap-style:square" from="477,5005" to="1940,77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5ZtMYAAADbAAAADwAAAGRycy9kb3ducmV2LnhtbESPQUvDQBSE74X+h+UVvIjd1IrWNJtS&#10;BKGHXqyS4u2ZfWZDsm/j7trGf+8KQo/DzHzDFJvR9uJEPrSOFSzmGQji2umWGwVvr883KxAhImvs&#10;HZOCHwqwKaeTAnPtzvxCp0NsRIJwyFGBiXHIpQy1IYth7gbi5H06bzEm6RupPZ4T3PbyNsvupcWW&#10;04LBgZ4M1d3h2yqQq/31l99+3HVVdzw+mqquhve9UlezcbsGEWmMl/B/e6cVPCzh70v6AbL8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pOWbTGAAAA2wAAAA8AAAAAAAAA&#10;AAAAAAAAoQIAAGRycy9kb3ducmV2LnhtbFBLBQYAAAAABAAEAPkAAACUAwAAAAA=&#10;"/>
                    <v:line id="Straight Connector 195" o:spid="_x0000_s1372" style="position:absolute;visibility:visible;mso-wrap-style:square" from="1946,5008" to="3816,7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lNsMYAAADbAAAADwAAAGRycy9kb3ducmV2LnhtbESPQWvCQBSE74L/YXlCb7ppi2lJXUVa&#10;CtqDqC20x2f2NYlm34bdNUn/vSsIPQ4z8w0zW/SmFi05X1lWcD9JQBDnVldcKPj6fB8/g/ABWWNt&#10;mRT8kYfFfDiYYaZtxztq96EQEcI+QwVlCE0mpc9LMugntiGO3q91BkOUrpDaYRfhppYPSZJKgxXH&#10;hRIbei0pP+3PRsHmcZu2y/XHqv9ep4f8bXf4OXZOqbtRv3wBEagP/+Fbe6UVPE3h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JTbDGAAAA2wAAAA8AAAAAAAAA&#10;AAAAAAAAoQIAAGRycy9kb3ducmV2LnhtbFBLBQYAAAAABAAEAPkAAACUAwAAAAA=&#10;"/>
                    <v:line id="Straight Connector 202" o:spid="_x0000_s1373" style="position:absolute;visibility:visible;mso-wrap-style:square" from="0,2858" to="3818,2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vTx8YAAADbAAAADwAAAGRycy9kb3ducmV2LnhtbESPT2vCQBTE74V+h+UJvdWNLaQSXUVa&#10;Cuqh1D+gx2f2mcRm34bdNUm/vSsUehxm5jfMdN6bWrTkfGVZwWiYgCDOra64ULDffT6PQfiArLG2&#10;TAp+ycN89vgwxUzbjjfUbkMhIoR9hgrKEJpMSp+XZNAPbUMcvbN1BkOUrpDaYRfhppYvSZJKgxXH&#10;hRIbei8p/9lejYKv1++0XazWy/6wSk/5x+Z0vHROqadBv5iACNSH//Bfe6kVvKVw/xJ/gJz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Zb08fGAAAA2wAAAA8AAAAAAAAA&#10;AAAAAAAAoQIAAGRycy9kb3ducmV2LnhtbFBLBQYAAAAABAAEAPkAAACUAwAAAAA=&#10;"/>
                  </v:group>
                  <v:shape id="Text Box 15" o:spid="_x0000_s1374" type="#_x0000_t202" style="position:absolute;left:4762;top:7231;width:7811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FnW8YA&#10;AADbAAAADwAAAGRycy9kb3ducmV2LnhtbESPT2vCQBTE7wW/w/IEb3VjwD+kriIBqUh70Hrx9sw+&#10;k9DdtzG7jamfvlso9DjMzG+Y5bq3RnTU+tqxgsk4AUFcOF1zqeD0sX1egPABWaNxTAq+ycN6NXha&#10;YqbdnQ/UHUMpIoR9hgqqEJpMSl9UZNGPXUMcvatrLYYo21LqFu8Rbo1Mk2QmLdYcFypsKK+o+Dx+&#10;WQX7fPuOh0tqFw+Tv75dN83tdJ4qNRr2mxcQgfrwH/5r77SC+Rx+v8QfIF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iFnW8YAAADbAAAADwAAAAAAAAAAAAAAAACYAgAAZHJz&#10;L2Rvd25yZXYueG1sUEsFBgAAAAAEAAQA9QAAAIsDAAAAAA==&#10;" filled="f" stroked="f" strokeweight=".5pt">
                    <v:textbox>
                      <w:txbxContent>
                        <w:p w14:paraId="5E970607" w14:textId="77777777" w:rsidR="004A0D15" w:rsidRPr="00EF778F" w:rsidRDefault="004A0D15" w:rsidP="00EA7CB9">
                          <w:pPr>
                            <w:pStyle w:val="TextBox"/>
                          </w:pPr>
                          <w:r>
                            <w:t>Корисник</w:t>
                          </w:r>
                        </w:p>
                      </w:txbxContent>
                    </v:textbox>
                  </v:shape>
                </v:group>
                <v:rect id="Rectangle 131" o:spid="_x0000_s1375" style="position:absolute;left:26765;top:4133;width:8858;height:38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ED4r8A&#10;AADbAAAADwAAAGRycy9kb3ducmV2LnhtbERPTYvCMBC9L/gfwgh7WTR1D65Uo1RB8arW+9iMTbGZ&#10;lCTW7r/fHIQ9Pt73ajPYVvTkQ+NYwWyagSCunG64VlBe9pMFiBCRNbaOScEvBdisRx8rzLV78Yn6&#10;c6xFCuGQowITY5dLGSpDFsPUdcSJuztvMSboa6k9vlK4beV3ls2lxYZTg8GOdoaqx/lpFcRbYS4z&#10;vy2eZfV1mt8O+/6xvSr1OR6KJYhIQ/wXv91HreAnjU1f0g+Q6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3MQPivwAAANsAAAAPAAAAAAAAAAAAAAAAAJgCAABkcnMvZG93bnJl&#10;di54bWxQSwUGAAAAAAQABAD1AAAAhAMAAAAA&#10;" fillcolor="window" strokecolor="windowText" strokeweight=".5pt">
                  <v:textbox>
                    <w:txbxContent>
                      <w:p w14:paraId="3DC67FD8" w14:textId="77777777" w:rsidR="004A0D15" w:rsidRPr="00EF778F" w:rsidRDefault="004A0D15" w:rsidP="00EA7CB9">
                        <w:pPr>
                          <w:pStyle w:val="TextBox"/>
                        </w:pPr>
                        <w:r>
                          <w:t>Систем</w:t>
                        </w:r>
                      </w:p>
                    </w:txbxContent>
                  </v:textbox>
                </v:rect>
                <v:rect id="Rectangle 132" o:spid="_x0000_s1376" style="position:absolute;left:3572;top:9429;width:766;height:7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2mecMA&#10;AADbAAAADwAAAGRycy9kb3ducmV2LnhtbESPwW7CMBBE75X6D9ZW4lKBAwegAYNCJapeIfS+xNs4&#10;Il5Htgnp39dISBxHM/NGs94OthU9+dA4VjCdZCCIK6cbrhWcyv14CSJEZI2tY1LwRwG2m9eXNeba&#10;3fhA/THWIkE45KjAxNjlUobKkMUwcR1x8n6dtxiT9LXUHm8Jbls5y7K5tNhwWjDY0aeh6nK8WgXx&#10;XJhy6nfF9VS9H+bnr31/2f0oNXobihWISEN8hh/tb61g8QH3L+kH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H2mecMAAADbAAAADwAAAAAAAAAAAAAAAACYAgAAZHJzL2Rv&#10;d25yZXYueG1sUEsFBgAAAAAEAAQA9QAAAIgDAAAAAA==&#10;" fillcolor="window" strokecolor="windowText" strokeweight=".5pt"/>
                <v:line id="Straight Connector 134" o:spid="_x0000_s1377" style="position:absolute;visibility:visible;mso-wrap-style:square" from="31337,8286" to="31337,165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ZD5sAAAADbAAAADwAAAGRycy9kb3ducmV2LnhtbERPy4rCMBTdC/5DuIIbsanCWOkYRQXB&#10;WSg+hq4vzZ22THNTmljr35vFwCwP573a9KYWHbWusqxgFsUgiHOrKy4UfN8P0yUI55E11pZJwYsc&#10;bNbDwQpTbZ98pe7mCxFC2KWooPS+SaV0eUkGXWQb4sD92NagD7AtpG7xGcJNLedxvJAGKw4NJTa0&#10;Lyn/vT2MAqZJVpxqbkzcJ1+7SyaTj3On1HjUbz9BeOr9v/jPfdQKlmF9+BJ+gFy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TmQ+bAAAAA2wAAAA8AAAAAAAAAAAAAAAAA&#10;oQIAAGRycy9kb3ducmV2LnhtbFBLBQYAAAAABAAEAPkAAACOAwAAAAA=&#10;" strokeweight=".5pt">
                  <v:stroke dashstyle="dash"/>
                </v:line>
                <v:rect id="Rectangle 204" o:spid="_x0000_s1378" style="position:absolute;left:30956;top:11430;width:765;height:39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7aWMEA&#10;AADbAAAADwAAAGRycy9kb3ducmV2LnhtbESPT4vCMBTE74LfITxhL7Km3YNINUpdcNmr/+7P5m1T&#10;bF5KEmv32xtB8DjMzG+Y1WawrejJh8axgnyWgSCunG64VnA67j4XIEJE1tg6JgX/FGCzHo9WWGh3&#10;5z31h1iLBOFQoAITY1dIGSpDFsPMdcTJ+3PeYkzS11J7vCe4beVXls2lxYbTgsGOvg1V18PNKoiX&#10;0hxzvy1vp2q6n19+dv11e1bqYzKUSxCRhvgOv9q/WsEih+eX9APk+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Pe2ljBAAAA2wAAAA8AAAAAAAAAAAAAAAAAmAIAAGRycy9kb3du&#10;cmV2LnhtbFBLBQYAAAAABAAEAPUAAACGAwAAAAA=&#10;" fillcolor="window" strokecolor="windowText" strokeweight=".5pt"/>
                <v:shape id="Straight Arrow Connector 135" o:spid="_x0000_s1379" type="#_x0000_t32" style="position:absolute;left:4338;top:11620;width:2661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WJlsQAAADbAAAADwAAAGRycy9kb3ducmV2LnhtbESPT2vCQBTE7wW/w/IEb3WjSInRVURQ&#10;2kvxH56f2Wc2JPs2ZLdJ+u27hUKPw8z8hllvB1uLjlpfOlYwmyYgiHOnSy4U3K6H1xSED8gaa8ek&#10;4Js8bDejlzVm2vV8pu4SChEh7DNUYEJoMil9bsiin7qGOHpP11oMUbaF1C32EW5rOU+SN2mx5Lhg&#10;sKG9oby6fFkFi+6efvTmfD8eP/dVXZUnu3yclJqMh90KRKAh/If/2u9aQTqH3y/xB8j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5YmWxAAAANsAAAAPAAAAAAAAAAAA&#10;AAAAAKECAABkcnMvZG93bnJldi54bWxQSwUGAAAAAAQABAD5AAAAkgMAAAAA&#10;">
                  <v:stroke endarrow="open" endarrowwidth="wide"/>
                </v:shape>
                <v:shape id="Text Box 137" o:spid="_x0000_s1380" type="#_x0000_t202" style="position:absolute;left:6679;top:9325;width:22979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8Rf8YA&#10;AADbAAAADwAAAGRycy9kb3ducmV2LnhtbESPQWvCQBSE7wX/w/KE3upGSyWkrhICwVLag9GLt9fs&#10;Mwlm38bs1qT99d2C4HGYmW+Y1WY0rbhS7xrLCuazCARxaXXDlYLDPn+KQTiPrLG1TAp+yMFmPXlY&#10;YaLtwDu6Fr4SAcIuQQW1910ipStrMuhmtiMO3sn2Bn2QfSV1j0OAm1YuomgpDTYcFmrsKKupPBff&#10;RsF7ln/i7mth4t82236c0u5yOL4o9Tgd01cQnkZ/D9/ab1pB/Az/X8IP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M8Rf8YAAADbAAAADwAAAAAAAAAAAAAAAACYAgAAZHJz&#10;L2Rvd25yZXYueG1sUEsFBgAAAAAEAAQA9QAAAIsDAAAAAA==&#10;" filled="f" stroked="f" strokeweight=".5pt">
                  <v:textbox>
                    <w:txbxContent>
                      <w:p w14:paraId="7B705A07" w14:textId="77777777" w:rsidR="004A0D15" w:rsidRPr="008D3BE3" w:rsidRDefault="004A0D15" w:rsidP="00EA7CB9">
                        <w:pPr>
                          <w:pStyle w:val="TextBox"/>
                        </w:pPr>
                        <w:r>
                          <w:t>kreirajUlogu(ulogaID,ime)</w:t>
                        </w:r>
                      </w:p>
                    </w:txbxContent>
                  </v:textbox>
                </v:shape>
                <v:shape id="Straight Arrow Connector 206" o:spid="_x0000_s1381" type="#_x0000_t32" style="position:absolute;left:4338;top:14763;width:2661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wFk8EAAADbAAAADwAAAGRycy9kb3ducmV2LnhtbESP3YrCMBCF7xd8hzALe7em1UVKNS1V&#10;EAT3xuoDjM3Ylm0mpYnafXsjCF4ezs/HWeWj6cSNBtdaVhBPIxDEldUt1wpOx+13AsJ5ZI2dZVLw&#10;Tw7ybPKxwlTbOx/oVvpahBF2KSpovO9TKV3VkEE3tT1x8C52MOiDHGqpB7yHcdPJWRQtpMGWA6HB&#10;njYNVX/l1QRufGjLem3x97Q4F3ExP9u92Sv19TkWSxCeRv8Ov9o7rSD5geeX8ANk9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hHAWTwQAAANsAAAAPAAAAAAAAAAAAAAAA&#10;AKECAABkcnMvZG93bnJldi54bWxQSwUGAAAAAAQABAD5AAAAjwMAAAAA&#10;">
                  <v:stroke startarrow="open" startarrowwidth="wide" endarrowwidth="wide"/>
                </v:shape>
                <v:shape id="Text Box 207" o:spid="_x0000_s1382" type="#_x0000_t202" style="position:absolute;left:8381;top:12468;width:19908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oskMQA&#10;AADbAAAADwAAAGRycy9kb3ducmV2LnhtbESPQYvCMBSE74L/ITxhb5oquJRqFCmIy7Ie1F68PZtn&#10;W2xeapPVrr9+Iwgeh5n5hpkvO1OLG7WusqxgPIpAEOdWV1woyA7rYQzCeWSNtWVS8EcOlot+b46J&#10;tnfe0W3vCxEg7BJUUHrfJFK6vCSDbmQb4uCdbWvQB9kWUrd4D3BTy0kUfUqDFYeFEhtKS8ov+1+j&#10;4Dtdb3F3mpj4Uaebn/OquWbHqVIfg241A+Gp8+/wq/2lFcRTeH4JP0A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qLJDEAAAA2wAAAA8AAAAAAAAAAAAAAAAAmAIAAGRycy9k&#10;b3ducmV2LnhtbFBLBQYAAAAABAAEAPUAAACJAwAAAAA=&#10;" filled="f" stroked="f" strokeweight=".5pt">
                  <v:textbox>
                    <w:txbxContent>
                      <w:p w14:paraId="076CDCCF" w14:textId="77777777" w:rsidR="004A0D15" w:rsidRPr="008D3BE3" w:rsidRDefault="004A0D15" w:rsidP="00EA7CB9">
                        <w:pPr>
                          <w:pStyle w:val="TextBox"/>
                        </w:pPr>
                        <w:r>
                          <w:t>Uloge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9CADC99" w14:textId="7B0099F4" w:rsidR="00E46518" w:rsidRPr="005954D6" w:rsidRDefault="00E46518" w:rsidP="00E46518">
      <w:pPr>
        <w:rPr>
          <w:b/>
          <w:lang w:val="sr-Cyrl-RS"/>
        </w:rPr>
      </w:pPr>
      <w:r w:rsidRPr="005954D6">
        <w:rPr>
          <w:b/>
          <w:lang w:val="sr-Cyrl-RS"/>
        </w:rPr>
        <w:t>Алтернативни сценарио СК:</w:t>
      </w:r>
    </w:p>
    <w:p w14:paraId="3C9DE06F" w14:textId="5DAF1002" w:rsidR="004D5E36" w:rsidRPr="005954D6" w:rsidRDefault="00E46518" w:rsidP="00E46518">
      <w:pPr>
        <w:pStyle w:val="AltScen"/>
        <w:rPr>
          <w:lang w:val="sr-Cyrl-RS"/>
        </w:rPr>
      </w:pPr>
      <w:r w:rsidRPr="005954D6">
        <w:rPr>
          <w:lang w:val="sr-Cyrl-RS"/>
        </w:rPr>
        <w:t>2.1</w:t>
      </w:r>
      <w:r w:rsidRPr="005954D6">
        <w:rPr>
          <w:lang w:val="sr-Cyrl-RS"/>
        </w:rPr>
        <w:tab/>
      </w:r>
      <w:r w:rsidR="00FE589D" w:rsidRPr="005954D6">
        <w:rPr>
          <w:lang w:val="sr-Cyrl-RS"/>
        </w:rPr>
        <w:t>Ако унети подаци не задовољавају правила валидације корисник ће бити враћен на форму за унос са поруком о грешци.</w:t>
      </w:r>
    </w:p>
    <w:p w14:paraId="44EE7BEB" w14:textId="77777777" w:rsidR="007C2A13" w:rsidRPr="005954D6" w:rsidRDefault="007C2A13" w:rsidP="00E46518">
      <w:pPr>
        <w:pStyle w:val="AltScen"/>
        <w:rPr>
          <w:lang w:val="sr-Cyrl-RS"/>
        </w:rPr>
      </w:pPr>
    </w:p>
    <w:p w14:paraId="0C14CDC7" w14:textId="77777777" w:rsidR="007C2A13" w:rsidRPr="005954D6" w:rsidRDefault="007C2A13" w:rsidP="00E46518">
      <w:pPr>
        <w:pStyle w:val="AltScen"/>
        <w:rPr>
          <w:lang w:val="sr-Cyrl-RS"/>
        </w:rPr>
      </w:pPr>
    </w:p>
    <w:p w14:paraId="1526F1E2" w14:textId="77777777" w:rsidR="007C2A13" w:rsidRPr="005954D6" w:rsidRDefault="007C2A13" w:rsidP="00E46518">
      <w:pPr>
        <w:pStyle w:val="AltScen"/>
        <w:rPr>
          <w:lang w:val="sr-Cyrl-RS"/>
        </w:rPr>
      </w:pPr>
    </w:p>
    <w:p w14:paraId="0FB7C6BD" w14:textId="43D489C6" w:rsidR="00D80BF6" w:rsidRPr="005954D6" w:rsidRDefault="004A5673" w:rsidP="007C2A13">
      <w:pPr>
        <w:pStyle w:val="AltScen"/>
        <w:jc w:val="center"/>
        <w:rPr>
          <w:lang w:val="sr-Cyrl-RS"/>
        </w:rPr>
      </w:pPr>
      <w:r w:rsidRPr="005954D6">
        <w:rPr>
          <w:rFonts w:eastAsia="Times New Roman" w:cs="Times New Roman"/>
          <w:noProof/>
          <w:lang w:val="sr-Cyrl-RS"/>
        </w:rPr>
        <mc:AlternateContent>
          <mc:Choice Requires="wpc">
            <w:drawing>
              <wp:inline distT="0" distB="0" distL="0" distR="0" wp14:anchorId="017C98D2" wp14:editId="287FA473">
                <wp:extent cx="3810000" cy="1860550"/>
                <wp:effectExtent l="0" t="0" r="0" b="0"/>
                <wp:docPr id="662" name="Подлога за цртање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06" name="Group 129"/>
                        <wpg:cNvGrpSpPr/>
                        <wpg:grpSpPr>
                          <a:xfrm>
                            <a:off x="18996" y="122672"/>
                            <a:ext cx="781050" cy="838474"/>
                            <a:chOff x="476250" y="160950"/>
                            <a:chExt cx="781050" cy="838474"/>
                          </a:xfrm>
                        </wpg:grpSpPr>
                        <wpg:grpSp>
                          <wpg:cNvPr id="307" name="Group 186"/>
                          <wpg:cNvGrpSpPr/>
                          <wpg:grpSpPr>
                            <a:xfrm>
                              <a:off x="703874" y="160950"/>
                              <a:ext cx="294059" cy="600349"/>
                              <a:chOff x="0" y="0"/>
                              <a:chExt cx="381813" cy="779211"/>
                            </a:xfrm>
                          </wpg:grpSpPr>
                          <wps:wsp>
                            <wps:cNvPr id="308" name="Oval 189"/>
                            <wps:cNvSpPr/>
                            <wps:spPr>
                              <a:xfrm>
                                <a:off x="95414" y="0"/>
                                <a:ext cx="198782" cy="198782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23FF615E" w14:textId="77777777" w:rsidR="004A0D15" w:rsidRDefault="004A0D15" w:rsidP="007C2A13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9" name="Straight Connector 191"/>
                            <wps:cNvCnPr/>
                            <wps:spPr>
                              <a:xfrm flipH="1">
                                <a:off x="194419" y="198782"/>
                                <a:ext cx="386" cy="302133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310" name="Straight Connector 192"/>
                            <wps:cNvCnPr/>
                            <wps:spPr>
                              <a:xfrm flipH="1">
                                <a:off x="47706" y="500597"/>
                                <a:ext cx="146328" cy="278432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311" name="Straight Connector 195"/>
                            <wps:cNvCnPr/>
                            <wps:spPr>
                              <a:xfrm>
                                <a:off x="194627" y="500835"/>
                                <a:ext cx="186981" cy="278376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312" name="Straight Connector 202"/>
                            <wps:cNvCnPr/>
                            <wps:spPr>
                              <a:xfrm>
                                <a:off x="0" y="285865"/>
                                <a:ext cx="381813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  <wps:wsp>
                          <wps:cNvPr id="313" name="Text Box 15"/>
                          <wps:cNvSpPr txBox="1"/>
                          <wps:spPr>
                            <a:xfrm>
                              <a:off x="476250" y="723199"/>
                              <a:ext cx="781050" cy="2762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17472C04" w14:textId="77777777" w:rsidR="004A0D15" w:rsidRPr="00EF778F" w:rsidRDefault="004A0D15" w:rsidP="007C2A13">
                                <w:pPr>
                                  <w:pStyle w:val="TextBox"/>
                                </w:pPr>
                                <w:r>
                                  <w:t>Корисник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14" name="Rectangle 131"/>
                        <wps:cNvSpPr/>
                        <wps:spPr>
                          <a:xfrm>
                            <a:off x="2676527" y="413312"/>
                            <a:ext cx="885824" cy="38010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207064C4" w14:textId="77777777" w:rsidR="004A0D15" w:rsidRPr="00EF778F" w:rsidRDefault="004A0D15" w:rsidP="007C2A13">
                              <w:pPr>
                                <w:pStyle w:val="TextBox"/>
                              </w:pPr>
                              <w:r>
                                <w:t>Систем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Rectangle 132"/>
                        <wps:cNvSpPr/>
                        <wps:spPr>
                          <a:xfrm>
                            <a:off x="357284" y="942975"/>
                            <a:ext cx="76547" cy="720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Straight Connector 134"/>
                        <wps:cNvCnPr/>
                        <wps:spPr>
                          <a:xfrm>
                            <a:off x="3133726" y="828675"/>
                            <a:ext cx="0" cy="82800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bodyPr/>
                      </wps:wsp>
                      <wps:wsp>
                        <wps:cNvPr id="317" name="Rectangle 204"/>
                        <wps:cNvSpPr/>
                        <wps:spPr>
                          <a:xfrm>
                            <a:off x="3095627" y="1143000"/>
                            <a:ext cx="76547" cy="396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Straight Arrow Connector 135"/>
                        <wps:cNvCnPr/>
                        <wps:spPr>
                          <a:xfrm>
                            <a:off x="433831" y="1162050"/>
                            <a:ext cx="26617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 w="lg" len="med"/>
                          </a:ln>
                          <a:effectLst/>
                        </wps:spPr>
                        <wps:bodyPr/>
                      </wps:wsp>
                      <wps:wsp>
                        <wps:cNvPr id="319" name="Text Box 137"/>
                        <wps:cNvSpPr txBox="1"/>
                        <wps:spPr>
                          <a:xfrm>
                            <a:off x="667910" y="932571"/>
                            <a:ext cx="2297926" cy="258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12D68417" w14:textId="77777777" w:rsidR="004A0D15" w:rsidRPr="008D3BE3" w:rsidRDefault="004A0D15" w:rsidP="007C2A13">
                              <w:pPr>
                                <w:pStyle w:val="TextBox"/>
                              </w:pPr>
                              <w:r>
                                <w:t>kreirajUlogu(ulogaID,ime)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Straight Arrow Connector 206"/>
                        <wps:cNvCnPr/>
                        <wps:spPr>
                          <a:xfrm>
                            <a:off x="433831" y="1476375"/>
                            <a:ext cx="26617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arrow" w="lg" len="med"/>
                            <a:tailEnd type="none" w="lg" len="med"/>
                          </a:ln>
                          <a:effectLst/>
                        </wps:spPr>
                        <wps:bodyPr/>
                      </wps:wsp>
                      <wps:wsp>
                        <wps:cNvPr id="321" name="Text Box 207"/>
                        <wps:cNvSpPr txBox="1"/>
                        <wps:spPr>
                          <a:xfrm>
                            <a:off x="838199" y="1246896"/>
                            <a:ext cx="1990726" cy="258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4A96301F" w14:textId="6B06E94C" w:rsidR="004A0D15" w:rsidRPr="008D3BE3" w:rsidRDefault="004A0D15" w:rsidP="007C2A13">
                              <w:pPr>
                                <w:pStyle w:val="TextBox"/>
                              </w:pPr>
                              <w:r>
                                <w:t>Greska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17C98D2" id="Подлога за цртање 662" o:spid="_x0000_s1383" editas="canvas" style="width:300pt;height:146.5pt;mso-position-horizontal-relative:char;mso-position-vertical-relative:line" coordsize="38100,18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">
                <v:shape id="_x0000_s1384" type="#_x0000_t75" style="position:absolute;width:38100;height:18605;visibility:visible;mso-wrap-style:square">
                  <v:fill o:detectmouseclick="t"/>
                  <v:path o:connecttype="none"/>
                </v:shape>
                <v:group id="Group 129" o:spid="_x0000_s1385" style="position:absolute;left:189;top:1226;width:7811;height:8385" coordorigin="4762,1609" coordsize="7810,8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XJUsQAAADc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xtEE/s6E&#10;IyAX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qXJUsQAAADcAAAA&#10;DwAAAAAAAAAAAAAAAACqAgAAZHJzL2Rvd25yZXYueG1sUEsFBgAAAAAEAAQA+gAAAJsDAAAAAA==&#10;">
                  <v:group id="Group 186" o:spid="_x0000_s1386" style="position:absolute;left:7038;top:1609;width:2941;height:6003" coordsize="3818,77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lsycUAAADc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jK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npbMnFAAAA3AAA&#10;AA8AAAAAAAAAAAAAAAAAqgIAAGRycy9kb3ducmV2LnhtbFBLBQYAAAAABAAEAPoAAACcAwAAAAA=&#10;">
                    <v:oval id="Oval 189" o:spid="_x0000_s1387" style="position:absolute;left:954;width:1987;height:19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e/7MQA&#10;AADcAAAADwAAAGRycy9kb3ducmV2LnhtbERPy2rCQBTdC/7DcIVuRCdpaZTUUUpoqSvxCe3ukrlN&#10;opk7aWZq0r93FgWXh/NerHpTiyu1rrKsIJ5GIIhzqysuFBwP75M5COeRNdaWScEfOVgth4MFptp2&#10;vKPr3hcihLBLUUHpfZNK6fKSDLqpbYgD921bgz7AtpC6xS6Em1o+RlEiDVYcGkpsKCspv+x/jYJs&#10;k43P25/1KXn7+Epm8aZ7jj+3Sj2M+tcXEJ56fxf/u9dawVMU1oYz4Qj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33v+zEAAAA3AAAAA8AAAAAAAAAAAAAAAAAmAIAAGRycy9k&#10;b3ducmV2LnhtbFBLBQYAAAAABAAEAPUAAACJAwAAAAA=&#10;" fillcolor="window" strokecolor="windowText">
                      <v:textbox>
                        <w:txbxContent>
                          <w:p w14:paraId="23FF615E" w14:textId="77777777" w:rsidR="004A0D15" w:rsidRDefault="004A0D15" w:rsidP="007C2A13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  <v:line id="Straight Connector 191" o:spid="_x0000_s1388" style="position:absolute;flip:x;visibility:visible;mso-wrap-style:square" from="1944,1987" to="1948,50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NG3cYAAADcAAAADwAAAGRycy9kb3ducmV2LnhtbESPQWsCMRSE7wX/Q3hCL1KzrVJ0axQR&#10;BA9eastKb6+b182ym5dtEnX9940g9DjMzDfMYtXbVpzJh9qxgudxBoK4dLrmSsHnx/ZpBiJEZI2t&#10;Y1JwpQCr5eBhgbl2F36n8yFWIkE45KjAxNjlUobSkMUwdh1x8n6ctxiT9JXUHi8Jblv5kmWv0mLN&#10;acFgRxtDZXM4WQVyth/9+vX3tCma43FuirLovvZKPQ779RuISH38D9/bO61gks3hdiYdAbn8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MjRt3GAAAA3AAAAA8AAAAAAAAA&#10;AAAAAAAAoQIAAGRycy9kb3ducmV2LnhtbFBLBQYAAAAABAAEAPkAAACUAwAAAAA=&#10;"/>
                    <v:line id="Straight Connector 192" o:spid="_x0000_s1389" style="position:absolute;flip:x;visibility:visible;mso-wrap-style:square" from="477,5005" to="1940,77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B5ncQAAADcAAAADwAAAGRycy9kb3ducmV2LnhtbERPy2oCMRTdC/2HcAvdFM3YFtGpUaRQ&#10;6MKND0bcXSe3k2EmN9Mk1fHvzUJweTjv+bK3rTiTD7VjBeNRBoK4dLrmSsF+9z2cgggRWWPrmBRc&#10;KcBy8TSYY67dhTd03sZKpBAOOSowMXa5lKE0ZDGMXEecuF/nLcYEfSW1x0sKt618y7KJtFhzajDY&#10;0Zehstn+WwVyun7986vTR1M0h8PMFGXRHddKvTz3q08Qkfr4EN/dP1rB+zjNT2fSEZ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wHmdxAAAANwAAAAPAAAAAAAAAAAA&#10;AAAAAKECAABkcnMvZG93bnJldi54bWxQSwUGAAAAAAQABAD5AAAAkgMAAAAA&#10;"/>
                    <v:line id="Straight Connector 195" o:spid="_x0000_s1390" style="position:absolute;visibility:visible;mso-wrap-style:square" from="1946,5008" to="3816,7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ahdecYAAADcAAAADwAAAGRycy9kb3ducmV2LnhtbESPQWvCQBSE74L/YXmF3nSTCqGkriKV&#10;gvZQ1Bbq8Zl9Jmmzb8PuNon/3hUKHoeZ+YaZLwfTiI6cry0rSKcJCOLC6ppLBV+fb5NnED4ga2ws&#10;k4ILeVguxqM55tr2vKfuEEoRIexzVFCF0OZS+qIig35qW+Lona0zGKJ0pdQO+wg3jXxKkkwarDku&#10;VNjSa0XF7+HPKPiY7bJutX3fDN/b7FSs96fjT++UenwYVi8gAg3hHv5vb7SCWZrC7Uw8AnJx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GoXXnGAAAA3AAAAA8AAAAAAAAA&#10;AAAAAAAAoQIAAGRycy9kb3ducmV2LnhtbFBLBQYAAAAABAAEAPkAAACUAwAAAAA=&#10;"/>
                    <v:line id="Straight Connector 202" o:spid="_x0000_s1391" style="position:absolute;visibility:visible;mso-wrap-style:square" from="0,2858" to="3818,2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rDDsYAAADcAAAADwAAAGRycy9kb3ducmV2LnhtbESPQWvCQBSE7wX/w/KE3upGhSDRVaQi&#10;aA+l2kI9PrPPJDb7Nuxuk/jv3YLQ4zAz3zCLVW9q0ZLzlWUF41ECgji3uuJCwdfn9mUGwgdkjbVl&#10;UnAjD6vl4GmBmbYdH6g9hkJECPsMFZQhNJmUPi/JoB/Zhjh6F+sMhihdIbXDLsJNLSdJkkqDFceF&#10;Eht6LSn/Of4aBe/Tj7Rd7992/fc+Peebw/l07ZxSz8N+PQcRqA//4Ud7pxVMxxP4OxOPgFz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F6ww7GAAAA3AAAAA8AAAAAAAAA&#10;AAAAAAAAoQIAAGRycy9kb3ducmV2LnhtbFBLBQYAAAAABAAEAPkAAACUAwAAAAA=&#10;"/>
                  </v:group>
                  <v:shape id="Text Box 15" o:spid="_x0000_s1392" type="#_x0000_t202" style="position:absolute;left:4762;top:7231;width:7811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tsSMYA&#10;AADcAAAADwAAAGRycy9kb3ducmV2LnhtbESPT4vCMBTE74LfITxhb5qquJSuUaQgLqIH/1y8vW2e&#10;bbF5qU3Uup9+Iyx4HGbmN8x03ppK3KlxpWUFw0EEgjizuuRcwfGw7McgnEfWWFkmBU9yMJ91O1NM&#10;tH3wju57n4sAYZeggsL7OpHSZQUZdANbEwfvbBuDPsgml7rBR4CbSo6i6FMaLDksFFhTWlB22d+M&#10;gnW63OLuZ2Ti3ypdbc6L+no8TZT66LWLLxCeWv8O/7e/tYLxcAyvM+EI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VtsSMYAAADcAAAADwAAAAAAAAAAAAAAAACYAgAAZHJz&#10;L2Rvd25yZXYueG1sUEsFBgAAAAAEAAQA9QAAAIsDAAAAAA==&#10;" filled="f" stroked="f" strokeweight=".5pt">
                    <v:textbox>
                      <w:txbxContent>
                        <w:p w14:paraId="17472C04" w14:textId="77777777" w:rsidR="004A0D15" w:rsidRPr="00EF778F" w:rsidRDefault="004A0D15" w:rsidP="007C2A13">
                          <w:pPr>
                            <w:pStyle w:val="TextBox"/>
                          </w:pPr>
                          <w:r>
                            <w:t>Корисник</w:t>
                          </w:r>
                        </w:p>
                      </w:txbxContent>
                    </v:textbox>
                  </v:shape>
                </v:group>
                <v:rect id="Rectangle 131" o:spid="_x0000_s1393" style="position:absolute;left:26765;top:4133;width:8858;height:38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I/PMMA&#10;AADcAAAADwAAAGRycy9kb3ducmV2LnhtbESPT2sCMRTE74V+h/AKXopmtxWRrVHWgqVX/92fm9fN&#10;4uZlSeK6fvtGEDwOM/MbZrEabCt68qFxrCCfZCCIK6cbrhUc9pvxHESIyBpbx6TgRgFWy9eXBRba&#10;XXlL/S7WIkE4FKjAxNgVUobKkMUwcR1x8v6ctxiT9LXUHq8Jblv5kWUzabHhtGCwo29D1Xl3sQri&#10;qTT73K/Ly6F6385OP5v+vD4qNXobyi8QkYb4DD/av1rBZz6F+5l0BO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UI/PMMAAADcAAAADwAAAAAAAAAAAAAAAACYAgAAZHJzL2Rv&#10;d25yZXYueG1sUEsFBgAAAAAEAAQA9QAAAIgDAAAAAA==&#10;" fillcolor="window" strokecolor="windowText" strokeweight=".5pt">
                  <v:textbox>
                    <w:txbxContent>
                      <w:p w14:paraId="207064C4" w14:textId="77777777" w:rsidR="004A0D15" w:rsidRPr="00EF778F" w:rsidRDefault="004A0D15" w:rsidP="007C2A13">
                        <w:pPr>
                          <w:pStyle w:val="TextBox"/>
                        </w:pPr>
                        <w:r>
                          <w:t>Систем</w:t>
                        </w:r>
                      </w:p>
                    </w:txbxContent>
                  </v:textbox>
                </v:rect>
                <v:rect id="Rectangle 132" o:spid="_x0000_s1394" style="position:absolute;left:3572;top:9429;width:766;height:7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6ap8MA&#10;AADcAAAADwAAAGRycy9kb3ducmV2LnhtbESPT2sCMRTE74V+h/AKXopmt0WRrVHWgqVX/92fm9fN&#10;4uZlSeK6fvtGEDwOM/MbZrEabCt68qFxrCCfZCCIK6cbrhUc9pvxHESIyBpbx6TgRgFWy9eXBRba&#10;XXlL/S7WIkE4FKjAxNgVUobKkMUwcR1x8v6ctxiT9LXUHq8Jblv5kWUzabHhtGCwo29D1Xl3sQri&#10;qTT73K/Ly6F6385OP5v+vD4qNXobyi8QkYb4DD/av1rBZz6F+5l0BO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g6ap8MAAADcAAAADwAAAAAAAAAAAAAAAACYAgAAZHJzL2Rv&#10;d25yZXYueG1sUEsFBgAAAAAEAAQA9QAAAIgDAAAAAA==&#10;" fillcolor="window" strokecolor="windowText" strokeweight=".5pt"/>
                <v:line id="Straight Connector 134" o:spid="_x0000_s1395" style="position:absolute;visibility:visible;mso-wrap-style:square" from="31337,8286" to="31337,165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ssCMMAAADcAAAADwAAAGRycy9kb3ducmV2LnhtbESPQYvCMBSE74L/IbyFvSyaumKVahQV&#10;BD0ouyqeH82zLdu8lCbW+u+NsOBxmJlvmNmiNaVoqHaFZQWDfgSCOLW64EzB+bTpTUA4j6yxtEwK&#10;HuRgMe92Zphoe+dfao4+EwHCLkEFufdVIqVLczLo+rYiDt7V1gZ9kHUmdY33ADel/I6iWBosOCzk&#10;WNE6p/TveDMKmL4u2b7kykTteLf6ucjx6NAo9fnRLqcgPLX+Hf5vb7WC4SCG15lwBOT8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DLLAjDAAAA3AAAAA8AAAAAAAAAAAAA&#10;AAAAoQIAAGRycy9kb3ducmV2LnhtbFBLBQYAAAAABAAEAPkAAACRAwAAAAA=&#10;" strokeweight=".5pt">
                  <v:stroke dashstyle="dash"/>
                </v:line>
                <v:rect id="Rectangle 204" o:spid="_x0000_s1396" style="position:absolute;left:30956;top:11430;width:765;height:39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ChS8QA&#10;AADcAAAADwAAAGRycy9kb3ducmV2LnhtbESPT2sCMRTE74V+h/CEXopmtwUtq1HWgsWrf3p/bp6b&#10;xc3LksR1++1NQfA4zMxvmMVqsK3oyYfGsYJ8koEgrpxuuFZwPGzGXyBCRNbYOiYFfxRgtXx9WWCh&#10;3Y131O9jLRKEQ4EKTIxdIWWoDFkME9cRJ+/svMWYpK+l9nhLcNvKjyybSosNpwWDHX0bqi77q1UQ&#10;T6U55H5dXo/V+256+tn0l/WvUm+joZyDiDTEZ/jR3moFn/kM/s+k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QoUvEAAAA3AAAAA8AAAAAAAAAAAAAAAAAmAIAAGRycy9k&#10;b3ducmV2LnhtbFBLBQYAAAAABAAEAPUAAACJAwAAAAA=&#10;" fillcolor="window" strokecolor="windowText" strokeweight=".5pt"/>
                <v:shape id="Straight Arrow Connector 135" o:spid="_x0000_s1397" type="#_x0000_t32" style="position:absolute;left:4338;top:11620;width:2661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+EtMIAAADcAAAADwAAAGRycy9kb3ducmV2LnhtbERPy2rCQBTdF/yH4Qru6sRaik0zEREq&#10;uik+iuvbzDUTkrkTMmMS/76zKHR5OO9sPdpG9NT5yrGCxTwBQVw4XXGp4Pvy+bwC4QOyxsYxKXiQ&#10;h3U+ecow1W7gE/XnUIoYwj5FBSaENpXSF4Ys+rlriSN3c53FEGFXSt3hEMNtI1+S5E1arDg2GGxp&#10;a6ioz3er4LW/rg6DOV13u69t3dTV0b7/HJWaTcfNB4hAY/gX/7n3WsFyEdfGM/EIyPw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M+EtMIAAADcAAAADwAAAAAAAAAAAAAA&#10;AAChAgAAZHJzL2Rvd25yZXYueG1sUEsFBgAAAAAEAAQA+QAAAJADAAAAAA==&#10;">
                  <v:stroke endarrow="open" endarrowwidth="wide"/>
                </v:shape>
                <v:shape id="Text Box 137" o:spid="_x0000_s1398" type="#_x0000_t202" style="position:absolute;left:6679;top:9325;width:22979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bosYA&#10;AADcAAAADwAAAGRycy9kb3ducmV2LnhtbESPT4vCMBTE7wt+h/AEb2uqi4tWo0hBVsQ9+Ofi7dk8&#10;22LzUpuo1U+/WRA8DjPzG2Yya0wpblS7wrKCXjcCQZxaXXCmYL9bfA5BOI+ssbRMCh7kYDZtfUww&#10;1vbOG7ptfSYChF2MCnLvq1hKl+Zk0HVtRRy8k60N+iDrTOoa7wFuStmPom9psOCwkGNFSU7peXs1&#10;ClbJ4hc3x74ZPsvkZ32aV5f9YaBUp93MxyA8Nf4dfrWXWsFXbwT/Z8IR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LNbosYAAADcAAAADwAAAAAAAAAAAAAAAACYAgAAZHJz&#10;L2Rvd25yZXYueG1sUEsFBgAAAAAEAAQA9QAAAIsDAAAAAA==&#10;" filled="f" stroked="f" strokeweight=".5pt">
                  <v:textbox>
                    <w:txbxContent>
                      <w:p w14:paraId="12D68417" w14:textId="77777777" w:rsidR="004A0D15" w:rsidRPr="008D3BE3" w:rsidRDefault="004A0D15" w:rsidP="007C2A13">
                        <w:pPr>
                          <w:pStyle w:val="TextBox"/>
                        </w:pPr>
                        <w:r>
                          <w:t>kreirajUlogu(ulogaID,ime)</w:t>
                        </w:r>
                      </w:p>
                    </w:txbxContent>
                  </v:textbox>
                </v:shape>
                <v:shape id="Straight Arrow Connector 206" o:spid="_x0000_s1399" type="#_x0000_t32" style="position:absolute;left:4338;top:14763;width:2661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eqkzL8AAADcAAAADwAAAGRycy9kb3ducmV2LnhtbERPzYrCMBC+C75DGMGbplWQpWuUKiws&#10;6MWuDzA2s22xmZQman175yB4/Pj+19vBtepOfWg8G0jnCSji0tuGKwPnv5/ZF6gQkS22nsnAkwJs&#10;N+PRGjPrH3yiexErJSEcMjRQx9hlWoeyJodh7jti4f597zAK7Ctte3xIuGv1IklW2mHD0lBjR/ua&#10;ymtxc9Kbnpqi2nk8nleXPM2XF39wB2OmkyH/BhVpiB/x2/1rDSwXMl/OyBHQmxc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eqkzL8AAADcAAAADwAAAAAAAAAAAAAAAACh&#10;AgAAZHJzL2Rvd25yZXYueG1sUEsFBgAAAAAEAAQA+QAAAI0DAAAAAA==&#10;">
                  <v:stroke startarrow="open" startarrowwidth="wide" endarrowwidth="wide"/>
                </v:shape>
                <v:shape id="Text Box 207" o:spid="_x0000_s1400" type="#_x0000_t202" style="position:absolute;left:8381;top:12468;width:19908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mdGcYA&#10;AADcAAAADwAAAGRycy9kb3ducmV2LnhtbESPQWvCQBSE70L/w/IKvenGlIqkriIBUUp70Hrx9sw+&#10;k9DdtzG7Jml/fbcg9DjMzDfMYjVYIzpqfe1YwXSSgCAunK65VHD83IznIHxA1mgck4Jv8rBaPowW&#10;mGnX8566QyhFhLDPUEEVQpNJ6YuKLPqJa4ijd3GtxRBlW0rdYh/h1sg0SWbSYs1xocKG8oqKr8PN&#10;KnjLNx+4P6d2/mPy7ftl3VyPpxelnh6H9SuIQEP4D9/bO63gOZ3C3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KmdGcYAAADcAAAADwAAAAAAAAAAAAAAAACYAgAAZHJz&#10;L2Rvd25yZXYueG1sUEsFBgAAAAAEAAQA9QAAAIsDAAAAAA==&#10;" filled="f" stroked="f" strokeweight=".5pt">
                  <v:textbox>
                    <w:txbxContent>
                      <w:p w14:paraId="4A96301F" w14:textId="6B06E94C" w:rsidR="004A0D15" w:rsidRPr="008D3BE3" w:rsidRDefault="004A0D15" w:rsidP="007C2A13">
                        <w:pPr>
                          <w:pStyle w:val="TextBox"/>
                        </w:pPr>
                        <w:r>
                          <w:t>Greska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84FEDEB" w14:textId="77777777" w:rsidR="00D80BF6" w:rsidRPr="005954D6" w:rsidRDefault="00D80BF6">
      <w:pPr>
        <w:spacing w:before="0" w:after="160" w:line="259" w:lineRule="auto"/>
        <w:jc w:val="left"/>
        <w:rPr>
          <w:rFonts w:eastAsiaTheme="majorEastAsia" w:cstheme="majorBidi"/>
          <w:bCs/>
          <w:i/>
          <w:sz w:val="28"/>
          <w:szCs w:val="26"/>
          <w:lang w:val="sr-Cyrl-RS"/>
        </w:rPr>
      </w:pPr>
      <w:bookmarkStart w:id="61" w:name="_ДС_1:_Додавање"/>
      <w:bookmarkEnd w:id="61"/>
      <w:r w:rsidRPr="005954D6">
        <w:rPr>
          <w:lang w:val="sr-Cyrl-RS"/>
        </w:rPr>
        <w:br w:type="page"/>
      </w:r>
    </w:p>
    <w:p w14:paraId="5A713286" w14:textId="4009ABE3" w:rsidR="00F137B8" w:rsidRPr="005954D6" w:rsidRDefault="00F137B8" w:rsidP="0093472E">
      <w:pPr>
        <w:pStyle w:val="2"/>
        <w:rPr>
          <w:lang w:val="sr-Cyrl-RS"/>
        </w:rPr>
      </w:pPr>
      <w:bookmarkStart w:id="62" w:name="_Toc456162716"/>
      <w:r w:rsidRPr="005954D6">
        <w:rPr>
          <w:lang w:val="sr-Cyrl-RS"/>
        </w:rPr>
        <w:lastRenderedPageBreak/>
        <w:t>Системске операције и уговори</w:t>
      </w:r>
      <w:bookmarkEnd w:id="62"/>
    </w:p>
    <w:p w14:paraId="43AC3212" w14:textId="71F77357" w:rsidR="00F137B8" w:rsidRPr="005954D6" w:rsidRDefault="00F137B8" w:rsidP="00F137B8">
      <w:pPr>
        <w:rPr>
          <w:lang w:val="sr-Cyrl-RS"/>
        </w:rPr>
      </w:pPr>
      <w:r w:rsidRPr="005954D6">
        <w:rPr>
          <w:lang w:val="sr-Cyrl-RS"/>
        </w:rPr>
        <w:t>Као резултат анализе добијене су следеће системске операције:</w:t>
      </w:r>
    </w:p>
    <w:p w14:paraId="4E140B04" w14:textId="7AA168E1" w:rsidR="00F137B8" w:rsidRPr="005954D6" w:rsidRDefault="00F137B8" w:rsidP="00FE1A86">
      <w:pPr>
        <w:pStyle w:val="a"/>
        <w:numPr>
          <w:ilvl w:val="0"/>
          <w:numId w:val="31"/>
        </w:numPr>
        <w:rPr>
          <w:lang w:val="sr-Cyrl-RS"/>
        </w:rPr>
      </w:pPr>
      <w:r w:rsidRPr="005954D6">
        <w:rPr>
          <w:b/>
          <w:lang w:val="sr-Cyrl-RS"/>
        </w:rPr>
        <w:t>signal</w:t>
      </w:r>
      <w:r w:rsidRPr="005954D6">
        <w:rPr>
          <w:lang w:val="sr-Cyrl-RS"/>
        </w:rPr>
        <w:t xml:space="preserve"> </w:t>
      </w:r>
      <w:r w:rsidR="007C2C46" w:rsidRPr="005954D6">
        <w:rPr>
          <w:lang w:val="sr-Cyrl-RS"/>
        </w:rPr>
        <w:t>vrati</w:t>
      </w:r>
      <w:r w:rsidRPr="005954D6">
        <w:rPr>
          <w:lang w:val="sr-Cyrl-RS"/>
        </w:rPr>
        <w:t>Teme(ForumID)</w:t>
      </w:r>
    </w:p>
    <w:p w14:paraId="748C72FB" w14:textId="2006136A" w:rsidR="00F137B8" w:rsidRPr="005954D6" w:rsidRDefault="00F137B8" w:rsidP="00F137B8">
      <w:pPr>
        <w:pStyle w:val="a"/>
        <w:rPr>
          <w:lang w:val="sr-Cyrl-RS"/>
        </w:rPr>
      </w:pPr>
      <w:r w:rsidRPr="005954D6">
        <w:rPr>
          <w:b/>
          <w:lang w:val="sr-Cyrl-RS"/>
        </w:rPr>
        <w:t>signal</w:t>
      </w:r>
      <w:r w:rsidRPr="005954D6">
        <w:rPr>
          <w:lang w:val="sr-Cyrl-RS"/>
        </w:rPr>
        <w:t xml:space="preserve"> kreirajTemu(Forum,Naslov,</w:t>
      </w:r>
      <w:r w:rsidR="00FE589D" w:rsidRPr="005954D6">
        <w:rPr>
          <w:lang w:val="sr-Cyrl-RS"/>
        </w:rPr>
        <w:t>Tekst</w:t>
      </w:r>
      <w:r w:rsidRPr="005954D6">
        <w:rPr>
          <w:lang w:val="sr-Cyrl-RS"/>
        </w:rPr>
        <w:t>Poruka)</w:t>
      </w:r>
    </w:p>
    <w:p w14:paraId="582ACE14" w14:textId="3814D85E" w:rsidR="00F137B8" w:rsidRPr="005954D6" w:rsidRDefault="00F137B8" w:rsidP="00F137B8">
      <w:pPr>
        <w:pStyle w:val="a"/>
        <w:rPr>
          <w:lang w:val="sr-Cyrl-RS"/>
        </w:rPr>
      </w:pPr>
      <w:r w:rsidRPr="005954D6">
        <w:rPr>
          <w:b/>
          <w:lang w:val="sr-Cyrl-RS"/>
        </w:rPr>
        <w:t>signal</w:t>
      </w:r>
      <w:r w:rsidRPr="005954D6">
        <w:rPr>
          <w:lang w:val="sr-Cyrl-RS"/>
        </w:rPr>
        <w:t xml:space="preserve"> kreirajPoruku(TemaID,Tekst)</w:t>
      </w:r>
    </w:p>
    <w:p w14:paraId="7D30B0E6" w14:textId="7D6F2454" w:rsidR="00F137B8" w:rsidRPr="005954D6" w:rsidRDefault="00F137B8" w:rsidP="00F137B8">
      <w:pPr>
        <w:pStyle w:val="a"/>
        <w:rPr>
          <w:lang w:val="sr-Cyrl-RS"/>
        </w:rPr>
      </w:pPr>
      <w:r w:rsidRPr="005954D6">
        <w:rPr>
          <w:b/>
          <w:lang w:val="sr-Cyrl-RS"/>
        </w:rPr>
        <w:t>signal</w:t>
      </w:r>
      <w:r w:rsidRPr="005954D6">
        <w:rPr>
          <w:lang w:val="sr-Cyrl-RS"/>
        </w:rPr>
        <w:t xml:space="preserve"> promeniPoruku(PorukaID,Tekst)</w:t>
      </w:r>
    </w:p>
    <w:p w14:paraId="018DE823" w14:textId="2BD1B390" w:rsidR="00F137B8" w:rsidRPr="005954D6" w:rsidRDefault="00F137B8" w:rsidP="00F137B8">
      <w:pPr>
        <w:pStyle w:val="a"/>
        <w:rPr>
          <w:lang w:val="sr-Cyrl-RS"/>
        </w:rPr>
      </w:pPr>
      <w:r w:rsidRPr="005954D6">
        <w:rPr>
          <w:b/>
          <w:lang w:val="sr-Cyrl-RS"/>
        </w:rPr>
        <w:t>signal</w:t>
      </w:r>
      <w:r w:rsidRPr="005954D6">
        <w:rPr>
          <w:lang w:val="sr-Cyrl-RS"/>
        </w:rPr>
        <w:t xml:space="preserve"> obrisiPoruku(porukaID)</w:t>
      </w:r>
    </w:p>
    <w:p w14:paraId="21E4543C" w14:textId="043813BA" w:rsidR="005F684C" w:rsidRPr="005954D6" w:rsidRDefault="005F684C" w:rsidP="00F137B8">
      <w:pPr>
        <w:pStyle w:val="a"/>
        <w:rPr>
          <w:lang w:val="sr-Cyrl-RS"/>
        </w:rPr>
      </w:pPr>
      <w:r w:rsidRPr="005954D6">
        <w:rPr>
          <w:b/>
          <w:lang w:val="sr-Cyrl-RS"/>
        </w:rPr>
        <w:t xml:space="preserve">signal </w:t>
      </w:r>
      <w:r w:rsidRPr="005954D6">
        <w:rPr>
          <w:lang w:val="sr-Cyrl-RS"/>
        </w:rPr>
        <w:t>obrisiTemu(TemaID)</w:t>
      </w:r>
    </w:p>
    <w:p w14:paraId="36AA0AB3" w14:textId="26E26E43" w:rsidR="00F137B8" w:rsidRPr="005954D6" w:rsidRDefault="00F137B8" w:rsidP="00F137B8">
      <w:pPr>
        <w:pStyle w:val="a"/>
        <w:rPr>
          <w:lang w:val="sr-Cyrl-RS"/>
        </w:rPr>
      </w:pPr>
      <w:r w:rsidRPr="005954D6">
        <w:rPr>
          <w:b/>
          <w:lang w:val="sr-Cyrl-RS"/>
        </w:rPr>
        <w:t>signal</w:t>
      </w:r>
      <w:r w:rsidRPr="005954D6">
        <w:rPr>
          <w:lang w:val="sr-Cyrl-RS"/>
        </w:rPr>
        <w:t xml:space="preserve"> pomeriForum(forumID,smer)</w:t>
      </w:r>
    </w:p>
    <w:p w14:paraId="4DAAD65E" w14:textId="458E6D6C" w:rsidR="00F137B8" w:rsidRPr="005954D6" w:rsidRDefault="00F137B8" w:rsidP="00F137B8">
      <w:pPr>
        <w:pStyle w:val="a"/>
        <w:rPr>
          <w:lang w:val="sr-Cyrl-RS"/>
        </w:rPr>
      </w:pPr>
      <w:r w:rsidRPr="005954D6">
        <w:rPr>
          <w:b/>
          <w:lang w:val="sr-Cyrl-RS"/>
        </w:rPr>
        <w:t>signal</w:t>
      </w:r>
      <w:r w:rsidRPr="005954D6">
        <w:rPr>
          <w:lang w:val="sr-Cyrl-RS"/>
        </w:rPr>
        <w:t xml:space="preserve"> registrujKorisnika(ime,sifra)</w:t>
      </w:r>
    </w:p>
    <w:p w14:paraId="6F721C3A" w14:textId="04089856" w:rsidR="00F137B8" w:rsidRPr="005954D6" w:rsidRDefault="00F137B8" w:rsidP="00F137B8">
      <w:pPr>
        <w:pStyle w:val="a"/>
        <w:rPr>
          <w:lang w:val="sr-Cyrl-RS"/>
        </w:rPr>
      </w:pPr>
      <w:r w:rsidRPr="005954D6">
        <w:rPr>
          <w:b/>
          <w:lang w:val="sr-Cyrl-RS"/>
        </w:rPr>
        <w:t>signal</w:t>
      </w:r>
      <w:r w:rsidRPr="005954D6">
        <w:rPr>
          <w:lang w:val="sr-Cyrl-RS"/>
        </w:rPr>
        <w:t xml:space="preserve"> ulogujKorisnika(ime,sifra)</w:t>
      </w:r>
    </w:p>
    <w:p w14:paraId="69F7942A" w14:textId="137FEEC9" w:rsidR="00F137B8" w:rsidRPr="005954D6" w:rsidRDefault="00F137B8" w:rsidP="00F137B8">
      <w:pPr>
        <w:pStyle w:val="a"/>
        <w:rPr>
          <w:lang w:val="sr-Cyrl-RS"/>
        </w:rPr>
      </w:pPr>
      <w:r w:rsidRPr="005954D6">
        <w:rPr>
          <w:b/>
          <w:lang w:val="sr-Cyrl-RS"/>
        </w:rPr>
        <w:t>signal</w:t>
      </w:r>
      <w:r w:rsidRPr="005954D6">
        <w:rPr>
          <w:lang w:val="sr-Cyrl-RS"/>
        </w:rPr>
        <w:t xml:space="preserve"> promeniZakljucanost(temaID,zakljucana)</w:t>
      </w:r>
    </w:p>
    <w:p w14:paraId="59FBFA2E" w14:textId="007734A5" w:rsidR="00F137B8" w:rsidRPr="005954D6" w:rsidRDefault="00F137B8" w:rsidP="00F137B8">
      <w:pPr>
        <w:pStyle w:val="a"/>
        <w:rPr>
          <w:lang w:val="sr-Cyrl-RS"/>
        </w:rPr>
      </w:pPr>
      <w:r w:rsidRPr="005954D6">
        <w:rPr>
          <w:b/>
          <w:lang w:val="sr-Cyrl-RS"/>
        </w:rPr>
        <w:t>signal</w:t>
      </w:r>
      <w:r w:rsidRPr="005954D6">
        <w:rPr>
          <w:lang w:val="sr-Cyrl-RS"/>
        </w:rPr>
        <w:t xml:space="preserve"> </w:t>
      </w:r>
      <w:r w:rsidR="001D59F3" w:rsidRPr="005954D6">
        <w:rPr>
          <w:lang w:val="sr-Cyrl-RS"/>
        </w:rPr>
        <w:t>kreir</w:t>
      </w:r>
      <w:r w:rsidRPr="005954D6">
        <w:rPr>
          <w:lang w:val="sr-Cyrl-RS"/>
        </w:rPr>
        <w:t>ajPoruku(grupaID,ime)</w:t>
      </w:r>
    </w:p>
    <w:p w14:paraId="15135594" w14:textId="28D12402" w:rsidR="00F137B8" w:rsidRPr="005954D6" w:rsidRDefault="00F137B8" w:rsidP="00F137B8">
      <w:pPr>
        <w:pStyle w:val="a"/>
        <w:rPr>
          <w:lang w:val="sr-Cyrl-RS"/>
        </w:rPr>
      </w:pPr>
      <w:r w:rsidRPr="005954D6">
        <w:rPr>
          <w:b/>
          <w:lang w:val="sr-Cyrl-RS"/>
        </w:rPr>
        <w:t>signal</w:t>
      </w:r>
      <w:r w:rsidRPr="005954D6">
        <w:rPr>
          <w:lang w:val="sr-Cyrl-RS"/>
        </w:rPr>
        <w:t xml:space="preserve"> postaviUlogu(korisnikID,ulogaID)</w:t>
      </w:r>
    </w:p>
    <w:p w14:paraId="60A67B3D" w14:textId="7A5F3372" w:rsidR="00F137B8" w:rsidRPr="005954D6" w:rsidRDefault="00F137B8" w:rsidP="00F137B8">
      <w:pPr>
        <w:pStyle w:val="a"/>
        <w:rPr>
          <w:lang w:val="sr-Cyrl-RS"/>
        </w:rPr>
      </w:pPr>
      <w:r w:rsidRPr="005954D6">
        <w:rPr>
          <w:b/>
          <w:lang w:val="sr-Cyrl-RS"/>
        </w:rPr>
        <w:t>signal</w:t>
      </w:r>
      <w:r w:rsidRPr="005954D6">
        <w:rPr>
          <w:lang w:val="sr-Cyrl-RS"/>
        </w:rPr>
        <w:t xml:space="preserve"> vratiDozvole(ulogaID)</w:t>
      </w:r>
    </w:p>
    <w:p w14:paraId="47493EE7" w14:textId="31458AA3" w:rsidR="00F137B8" w:rsidRPr="005954D6" w:rsidRDefault="00F137B8" w:rsidP="00F137B8">
      <w:pPr>
        <w:pStyle w:val="a"/>
        <w:rPr>
          <w:lang w:val="sr-Cyrl-RS"/>
        </w:rPr>
      </w:pPr>
      <w:r w:rsidRPr="005954D6">
        <w:rPr>
          <w:b/>
          <w:lang w:val="sr-Cyrl-RS"/>
        </w:rPr>
        <w:t>signal</w:t>
      </w:r>
      <w:r w:rsidRPr="005954D6">
        <w:rPr>
          <w:lang w:val="sr-Cyrl-RS"/>
        </w:rPr>
        <w:t xml:space="preserve"> primeniDozvolu(ulogaID,dozvolaID,aktivna)</w:t>
      </w:r>
    </w:p>
    <w:p w14:paraId="5595FEEC" w14:textId="3417146E" w:rsidR="00F137B8" w:rsidRPr="005954D6" w:rsidRDefault="00F137B8" w:rsidP="00F137B8">
      <w:pPr>
        <w:pStyle w:val="a"/>
        <w:rPr>
          <w:lang w:val="sr-Cyrl-RS"/>
        </w:rPr>
      </w:pPr>
      <w:r w:rsidRPr="005954D6">
        <w:rPr>
          <w:b/>
          <w:lang w:val="sr-Cyrl-RS"/>
        </w:rPr>
        <w:t>signal</w:t>
      </w:r>
      <w:r w:rsidRPr="005954D6">
        <w:rPr>
          <w:lang w:val="sr-Cyrl-RS"/>
        </w:rPr>
        <w:t xml:space="preserve"> kreirajUlogu(ulogaID,ime)</w:t>
      </w:r>
    </w:p>
    <w:p w14:paraId="4351B6DE" w14:textId="77777777" w:rsidR="00F137B8" w:rsidRPr="005954D6" w:rsidRDefault="00F137B8" w:rsidP="00F137B8">
      <w:pPr>
        <w:rPr>
          <w:lang w:val="sr-Cyrl-R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844"/>
        <w:gridCol w:w="5069"/>
      </w:tblGrid>
      <w:tr w:rsidR="00A46A88" w:rsidRPr="005954D6" w14:paraId="2FCCC66D" w14:textId="77777777" w:rsidTr="00A46A88">
        <w:tc>
          <w:tcPr>
            <w:tcW w:w="5069" w:type="dxa"/>
          </w:tcPr>
          <w:p w14:paraId="5FF0A276" w14:textId="77777777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b/>
                <w:lang w:val="sr-Cyrl-RS"/>
              </w:rPr>
              <w:t>Уговор УГ1:</w:t>
            </w:r>
            <w:r w:rsidRPr="005954D6">
              <w:rPr>
                <w:lang w:val="sr-Cyrl-RS"/>
              </w:rPr>
              <w:t xml:space="preserve"> VratiTeme</w:t>
            </w:r>
          </w:p>
          <w:p w14:paraId="2D9583D3" w14:textId="77777777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>Операција: vratiTeme (ForumID) : signal;</w:t>
            </w:r>
          </w:p>
          <w:p w14:paraId="5BEF1243" w14:textId="77777777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>Веза са СК: СК 1</w:t>
            </w:r>
          </w:p>
          <w:p w14:paraId="7D9C81A8" w14:textId="73017364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>Предуслови</w:t>
            </w:r>
            <w:r w:rsidR="00323BF1" w:rsidRPr="005954D6">
              <w:rPr>
                <w:lang w:val="sr-Cyrl-RS"/>
              </w:rPr>
              <w:t>: Форум са датим идентификатором постоји</w:t>
            </w:r>
          </w:p>
          <w:p w14:paraId="704FB565" w14:textId="0CD490B7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>Постуслови: -</w:t>
            </w:r>
          </w:p>
        </w:tc>
        <w:tc>
          <w:tcPr>
            <w:tcW w:w="5070" w:type="dxa"/>
          </w:tcPr>
          <w:p w14:paraId="474A0601" w14:textId="28C36056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b/>
                <w:lang w:val="sr-Cyrl-RS"/>
              </w:rPr>
              <w:t>Уговор УГ2:</w:t>
            </w:r>
            <w:r w:rsidRPr="005954D6">
              <w:rPr>
                <w:lang w:val="sr-Cyrl-RS"/>
              </w:rPr>
              <w:t xml:space="preserve"> KreirajTemu</w:t>
            </w:r>
          </w:p>
          <w:p w14:paraId="7DD54234" w14:textId="77777777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>Операција: kreirajTemu(ForumID, Naslov, Tekst) : signal;</w:t>
            </w:r>
          </w:p>
          <w:p w14:paraId="7959D007" w14:textId="77777777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>Веза са СК: СК 1</w:t>
            </w:r>
          </w:p>
          <w:p w14:paraId="058EA896" w14:textId="2F089A78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>Предуслови</w:t>
            </w:r>
            <w:r w:rsidR="00323BF1" w:rsidRPr="005954D6">
              <w:rPr>
                <w:lang w:val="sr-Cyrl-RS"/>
              </w:rPr>
              <w:t>: Форум са датим идентификатором постоји, наслов има од 5 до 200 карактера, текст има од 5 до 5000 карактера</w:t>
            </w:r>
          </w:p>
          <w:p w14:paraId="3CEECA1E" w14:textId="397FDC6F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>Постуслови: -</w:t>
            </w:r>
          </w:p>
        </w:tc>
      </w:tr>
      <w:tr w:rsidR="00A46A88" w:rsidRPr="005954D6" w14:paraId="7F5868EB" w14:textId="77777777" w:rsidTr="00A46A88">
        <w:tc>
          <w:tcPr>
            <w:tcW w:w="5069" w:type="dxa"/>
          </w:tcPr>
          <w:p w14:paraId="3B6761BF" w14:textId="31F42F29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b/>
                <w:lang w:val="sr-Cyrl-RS"/>
              </w:rPr>
              <w:t>Уговор УГ3:</w:t>
            </w:r>
            <w:r w:rsidRPr="005954D6">
              <w:rPr>
                <w:lang w:val="sr-Cyrl-RS"/>
              </w:rPr>
              <w:t xml:space="preserve"> KreirajPoruku</w:t>
            </w:r>
          </w:p>
          <w:p w14:paraId="081DC152" w14:textId="77777777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>Операција: kreirajPoruku(TemaID, Tekst) : signal;</w:t>
            </w:r>
          </w:p>
          <w:p w14:paraId="788E0D99" w14:textId="7EF3DF65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 xml:space="preserve">Веза са СК: </w:t>
            </w:r>
            <w:r w:rsidR="00C612D2" w:rsidRPr="005954D6">
              <w:rPr>
                <w:lang w:val="sr-Cyrl-RS"/>
              </w:rPr>
              <w:t>СК 2</w:t>
            </w:r>
          </w:p>
          <w:p w14:paraId="7CACAA3A" w14:textId="40D6E980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>Предуслови</w:t>
            </w:r>
            <w:r w:rsidR="00FA6FE2" w:rsidRPr="005954D6">
              <w:rPr>
                <w:lang w:val="sr-Cyrl-RS"/>
              </w:rPr>
              <w:t>: Тема са датим идентификатором мора да постоји</w:t>
            </w:r>
            <w:r w:rsidR="00D35416" w:rsidRPr="005954D6">
              <w:rPr>
                <w:lang w:val="sr-Cyrl-RS"/>
              </w:rPr>
              <w:t>, текст мора бити дуг између 5 и 5000 карактера.</w:t>
            </w:r>
          </w:p>
          <w:p w14:paraId="5DE52228" w14:textId="627827BF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>Постуслови</w:t>
            </w:r>
            <w:r w:rsidR="00D35416" w:rsidRPr="005954D6">
              <w:rPr>
                <w:lang w:val="sr-Cyrl-RS"/>
              </w:rPr>
              <w:t>: Порука је креирана</w:t>
            </w:r>
          </w:p>
        </w:tc>
        <w:tc>
          <w:tcPr>
            <w:tcW w:w="5070" w:type="dxa"/>
          </w:tcPr>
          <w:p w14:paraId="7D0FF89C" w14:textId="4EC22E3C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b/>
                <w:lang w:val="sr-Cyrl-RS"/>
              </w:rPr>
              <w:t>Уговор УГ4:</w:t>
            </w:r>
            <w:r w:rsidRPr="005954D6">
              <w:rPr>
                <w:lang w:val="sr-Cyrl-RS"/>
              </w:rPr>
              <w:t xml:space="preserve"> PromeniPoruku</w:t>
            </w:r>
          </w:p>
          <w:p w14:paraId="68C16D68" w14:textId="5AC1E463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>Операција: promeniPoruku(PorukaID, Tekst)</w:t>
            </w:r>
            <w:r w:rsidR="00836943" w:rsidRPr="005954D6">
              <w:rPr>
                <w:lang w:val="sr-Cyrl-RS"/>
              </w:rPr>
              <w:t xml:space="preserve"> </w:t>
            </w:r>
            <w:r w:rsidRPr="005954D6">
              <w:rPr>
                <w:lang w:val="sr-Cyrl-RS"/>
              </w:rPr>
              <w:t>:</w:t>
            </w:r>
            <w:r w:rsidR="00836943" w:rsidRPr="005954D6">
              <w:rPr>
                <w:lang w:val="sr-Cyrl-RS"/>
              </w:rPr>
              <w:t xml:space="preserve"> </w:t>
            </w:r>
            <w:r w:rsidRPr="005954D6">
              <w:rPr>
                <w:lang w:val="sr-Cyrl-RS"/>
              </w:rPr>
              <w:t>signal;</w:t>
            </w:r>
          </w:p>
          <w:p w14:paraId="5F8F2EFB" w14:textId="3A7F8026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 xml:space="preserve">Веза са СК: </w:t>
            </w:r>
            <w:r w:rsidR="00C612D2" w:rsidRPr="005954D6">
              <w:rPr>
                <w:lang w:val="sr-Cyrl-RS"/>
              </w:rPr>
              <w:t>СК 3</w:t>
            </w:r>
          </w:p>
          <w:p w14:paraId="130A4B39" w14:textId="1E4D66B3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>Предуслови</w:t>
            </w:r>
            <w:r w:rsidR="00D35416" w:rsidRPr="005954D6">
              <w:rPr>
                <w:lang w:val="sr-Cyrl-RS"/>
              </w:rPr>
              <w:t>: Порука са датим идентификатором мора да постоји, текст мода бити дуг између 5 и 5000 карактера</w:t>
            </w:r>
          </w:p>
          <w:p w14:paraId="3A5C3B36" w14:textId="3FC530AA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>Постуслови</w:t>
            </w:r>
            <w:r w:rsidR="00D35416" w:rsidRPr="005954D6">
              <w:rPr>
                <w:lang w:val="sr-Cyrl-RS"/>
              </w:rPr>
              <w:t>: Порука је измењена</w:t>
            </w:r>
          </w:p>
        </w:tc>
      </w:tr>
      <w:tr w:rsidR="00A46A88" w:rsidRPr="005954D6" w14:paraId="4F63CCBE" w14:textId="77777777" w:rsidTr="00A46A88">
        <w:tc>
          <w:tcPr>
            <w:tcW w:w="5069" w:type="dxa"/>
          </w:tcPr>
          <w:p w14:paraId="38C1E5B9" w14:textId="65B048A9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b/>
                <w:lang w:val="sr-Cyrl-RS"/>
              </w:rPr>
              <w:t>Уговор УГ5:</w:t>
            </w:r>
            <w:r w:rsidRPr="005954D6">
              <w:rPr>
                <w:lang w:val="sr-Cyrl-RS"/>
              </w:rPr>
              <w:t xml:space="preserve"> ObrisiPoruku</w:t>
            </w:r>
          </w:p>
          <w:p w14:paraId="0196C433" w14:textId="17959B8A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>Операција: obrisiPoruku(PorukaID)</w:t>
            </w:r>
            <w:r w:rsidR="00836943" w:rsidRPr="005954D6">
              <w:rPr>
                <w:lang w:val="sr-Cyrl-RS"/>
              </w:rPr>
              <w:t xml:space="preserve"> </w:t>
            </w:r>
            <w:r w:rsidRPr="005954D6">
              <w:rPr>
                <w:lang w:val="sr-Cyrl-RS"/>
              </w:rPr>
              <w:t>:</w:t>
            </w:r>
            <w:r w:rsidR="00836943" w:rsidRPr="005954D6">
              <w:rPr>
                <w:lang w:val="sr-Cyrl-RS"/>
              </w:rPr>
              <w:t xml:space="preserve"> </w:t>
            </w:r>
            <w:r w:rsidRPr="005954D6">
              <w:rPr>
                <w:lang w:val="sr-Cyrl-RS"/>
              </w:rPr>
              <w:t>signal;</w:t>
            </w:r>
          </w:p>
          <w:p w14:paraId="0FF191C7" w14:textId="423EFDAE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 xml:space="preserve">Веза са СК: </w:t>
            </w:r>
            <w:r w:rsidR="00C612D2" w:rsidRPr="005954D6">
              <w:rPr>
                <w:lang w:val="sr-Cyrl-RS"/>
              </w:rPr>
              <w:t>СК 4</w:t>
            </w:r>
          </w:p>
          <w:p w14:paraId="41722A14" w14:textId="1E4B7A44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lastRenderedPageBreak/>
              <w:t>Предуслови</w:t>
            </w:r>
            <w:r w:rsidR="00D35416" w:rsidRPr="005954D6">
              <w:rPr>
                <w:lang w:val="sr-Cyrl-RS"/>
              </w:rPr>
              <w:t>: Порука са датим идентификатором мора да постоји</w:t>
            </w:r>
          </w:p>
          <w:p w14:paraId="7DBE0B8F" w14:textId="7E742D78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>Постуслови</w:t>
            </w:r>
            <w:r w:rsidR="00D35416" w:rsidRPr="005954D6">
              <w:rPr>
                <w:lang w:val="sr-Cyrl-RS"/>
              </w:rPr>
              <w:t>: Порука је означена као обрисана</w:t>
            </w:r>
          </w:p>
        </w:tc>
        <w:tc>
          <w:tcPr>
            <w:tcW w:w="5070" w:type="dxa"/>
          </w:tcPr>
          <w:p w14:paraId="6D739963" w14:textId="5827057A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b/>
                <w:lang w:val="sr-Cyrl-RS"/>
              </w:rPr>
              <w:lastRenderedPageBreak/>
              <w:t>Уговор УГ6:</w:t>
            </w:r>
            <w:r w:rsidRPr="005954D6">
              <w:rPr>
                <w:lang w:val="sr-Cyrl-RS"/>
              </w:rPr>
              <w:t xml:space="preserve"> ObrisiTemu</w:t>
            </w:r>
          </w:p>
          <w:p w14:paraId="06D0633B" w14:textId="0A3C4391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>Операција: obrisiTemu(TemaID)</w:t>
            </w:r>
            <w:r w:rsidR="00836943" w:rsidRPr="005954D6">
              <w:rPr>
                <w:lang w:val="sr-Cyrl-RS"/>
              </w:rPr>
              <w:t xml:space="preserve"> </w:t>
            </w:r>
            <w:r w:rsidRPr="005954D6">
              <w:rPr>
                <w:lang w:val="sr-Cyrl-RS"/>
              </w:rPr>
              <w:t>:</w:t>
            </w:r>
            <w:r w:rsidR="00836943" w:rsidRPr="005954D6">
              <w:rPr>
                <w:lang w:val="sr-Cyrl-RS"/>
              </w:rPr>
              <w:t xml:space="preserve"> </w:t>
            </w:r>
            <w:r w:rsidRPr="005954D6">
              <w:rPr>
                <w:lang w:val="sr-Cyrl-RS"/>
              </w:rPr>
              <w:t>signal;</w:t>
            </w:r>
          </w:p>
          <w:p w14:paraId="037B7015" w14:textId="0808B21A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 xml:space="preserve">Веза са СК: </w:t>
            </w:r>
            <w:r w:rsidR="00C612D2" w:rsidRPr="005954D6">
              <w:rPr>
                <w:lang w:val="sr-Cyrl-RS"/>
              </w:rPr>
              <w:t>СК 5</w:t>
            </w:r>
          </w:p>
          <w:p w14:paraId="31877819" w14:textId="4A015F49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lastRenderedPageBreak/>
              <w:t>Предуслови</w:t>
            </w:r>
            <w:r w:rsidR="00D35416" w:rsidRPr="005954D6">
              <w:rPr>
                <w:lang w:val="sr-Cyrl-RS"/>
              </w:rPr>
              <w:t>: Тема са датим идентификатором мора да постоји</w:t>
            </w:r>
          </w:p>
          <w:p w14:paraId="7ECE6774" w14:textId="029989DE" w:rsidR="00A46A88" w:rsidRPr="005954D6" w:rsidRDefault="00A46A88" w:rsidP="00D35416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>Постуслови:</w:t>
            </w:r>
            <w:r w:rsidR="00D35416" w:rsidRPr="005954D6">
              <w:rPr>
                <w:lang w:val="sr-Cyrl-RS"/>
              </w:rPr>
              <w:t xml:space="preserve"> Тема је означена као обрисана</w:t>
            </w:r>
          </w:p>
        </w:tc>
      </w:tr>
      <w:tr w:rsidR="00A46A88" w:rsidRPr="005954D6" w14:paraId="0EF8E697" w14:textId="77777777" w:rsidTr="00A46A88">
        <w:tc>
          <w:tcPr>
            <w:tcW w:w="5069" w:type="dxa"/>
          </w:tcPr>
          <w:p w14:paraId="33406C30" w14:textId="663D91E6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b/>
                <w:lang w:val="sr-Cyrl-RS"/>
              </w:rPr>
              <w:lastRenderedPageBreak/>
              <w:t>Уговор УГ7:</w:t>
            </w:r>
            <w:r w:rsidRPr="005954D6">
              <w:rPr>
                <w:lang w:val="sr-Cyrl-RS"/>
              </w:rPr>
              <w:t xml:space="preserve"> </w:t>
            </w:r>
            <w:r w:rsidR="00836943" w:rsidRPr="005954D6">
              <w:rPr>
                <w:lang w:val="sr-Cyrl-RS"/>
              </w:rPr>
              <w:t>PomeriForum</w:t>
            </w:r>
          </w:p>
          <w:p w14:paraId="49834F25" w14:textId="77777777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>Операција: pomeriForum(ForumID,Smer):signal;</w:t>
            </w:r>
          </w:p>
          <w:p w14:paraId="4D8012E3" w14:textId="71A00B66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 xml:space="preserve">Веза са СК: </w:t>
            </w:r>
            <w:r w:rsidR="00C612D2" w:rsidRPr="005954D6">
              <w:rPr>
                <w:lang w:val="sr-Cyrl-RS"/>
              </w:rPr>
              <w:t>СК 6</w:t>
            </w:r>
          </w:p>
          <w:p w14:paraId="45615D24" w14:textId="1EDBE998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>Предуслови</w:t>
            </w:r>
            <w:r w:rsidR="00D35416" w:rsidRPr="005954D6">
              <w:rPr>
                <w:lang w:val="sr-Cyrl-RS"/>
              </w:rPr>
              <w:t>: Форум са датим идентификатором мора да постоји</w:t>
            </w:r>
          </w:p>
          <w:p w14:paraId="42B27BC0" w14:textId="2A486525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>Постуслови</w:t>
            </w:r>
            <w:r w:rsidR="00D35416" w:rsidRPr="005954D6">
              <w:rPr>
                <w:lang w:val="sr-Cyrl-RS"/>
              </w:rPr>
              <w:t>: Индекси дате теме као и тема испод или изнад ње у распореду су промењени</w:t>
            </w:r>
          </w:p>
        </w:tc>
        <w:tc>
          <w:tcPr>
            <w:tcW w:w="5070" w:type="dxa"/>
          </w:tcPr>
          <w:p w14:paraId="4DF40E02" w14:textId="3C602358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b/>
                <w:lang w:val="sr-Cyrl-RS"/>
              </w:rPr>
              <w:t>Уговор УГ8:</w:t>
            </w:r>
            <w:r w:rsidRPr="005954D6">
              <w:rPr>
                <w:lang w:val="sr-Cyrl-RS"/>
              </w:rPr>
              <w:t xml:space="preserve"> RegistrujKorisnika</w:t>
            </w:r>
          </w:p>
          <w:p w14:paraId="26CA3EAA" w14:textId="77777777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>Операција: registrujKorisnika(KorisnickoIme,Sifra):signal;</w:t>
            </w:r>
          </w:p>
          <w:p w14:paraId="37D2D4BA" w14:textId="3B5C9954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 xml:space="preserve">Веза са СК: </w:t>
            </w:r>
            <w:r w:rsidR="00C612D2" w:rsidRPr="005954D6">
              <w:rPr>
                <w:lang w:val="sr-Cyrl-RS"/>
              </w:rPr>
              <w:t>СК 7</w:t>
            </w:r>
          </w:p>
          <w:p w14:paraId="2E37BCA9" w14:textId="27855CD8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>Предуслови</w:t>
            </w:r>
            <w:r w:rsidR="00D35416" w:rsidRPr="005954D6">
              <w:rPr>
                <w:lang w:val="sr-Cyrl-RS"/>
              </w:rPr>
              <w:t>: Корисничко име је дуго између 3 и 25 карактера, шифра је дуга од 5 до 64 карактера и садржи слова и бројеве</w:t>
            </w:r>
          </w:p>
          <w:p w14:paraId="54424FB6" w14:textId="511B5783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>Постуслови</w:t>
            </w:r>
            <w:r w:rsidR="00D35416" w:rsidRPr="005954D6">
              <w:rPr>
                <w:lang w:val="sr-Cyrl-RS"/>
              </w:rPr>
              <w:t>: Корисник је креиран са датим именом и шифром</w:t>
            </w:r>
          </w:p>
        </w:tc>
      </w:tr>
      <w:tr w:rsidR="00A46A88" w:rsidRPr="005954D6" w14:paraId="41E1D796" w14:textId="77777777" w:rsidTr="00A46A88">
        <w:tc>
          <w:tcPr>
            <w:tcW w:w="5069" w:type="dxa"/>
          </w:tcPr>
          <w:p w14:paraId="23C9817C" w14:textId="5249A2B7" w:rsidR="00A46A88" w:rsidRPr="005954D6" w:rsidRDefault="00A46A88" w:rsidP="00836943">
            <w:pPr>
              <w:spacing w:after="120"/>
              <w:jc w:val="left"/>
              <w:rPr>
                <w:lang w:val="sr-Cyrl-RS"/>
              </w:rPr>
            </w:pPr>
            <w:r w:rsidRPr="005954D6">
              <w:rPr>
                <w:b/>
                <w:lang w:val="sr-Cyrl-RS"/>
              </w:rPr>
              <w:t>Уговор УГ9:</w:t>
            </w:r>
            <w:r w:rsidRPr="005954D6">
              <w:rPr>
                <w:lang w:val="sr-Cyrl-RS"/>
              </w:rPr>
              <w:t xml:space="preserve"> </w:t>
            </w:r>
            <w:r w:rsidR="00836943" w:rsidRPr="005954D6">
              <w:rPr>
                <w:lang w:val="sr-Cyrl-RS"/>
              </w:rPr>
              <w:t>UlogujKorisnika</w:t>
            </w:r>
          </w:p>
          <w:p w14:paraId="04792C45" w14:textId="32B32D76" w:rsidR="00A46A88" w:rsidRPr="005954D6" w:rsidRDefault="00A46A88" w:rsidP="00836943">
            <w:pPr>
              <w:spacing w:after="12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Операција: ulogujKorisnika(KorisnickoIme,Sifra):signal;</w:t>
            </w:r>
          </w:p>
          <w:p w14:paraId="37A40BB7" w14:textId="56DB45AC" w:rsidR="00A46A88" w:rsidRPr="005954D6" w:rsidRDefault="00A46A88" w:rsidP="00836943">
            <w:pPr>
              <w:spacing w:after="12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 xml:space="preserve">Веза са СК: </w:t>
            </w:r>
            <w:r w:rsidR="00C612D2" w:rsidRPr="005954D6">
              <w:rPr>
                <w:lang w:val="sr-Cyrl-RS"/>
              </w:rPr>
              <w:t>СК 8</w:t>
            </w:r>
          </w:p>
          <w:p w14:paraId="2B622B3F" w14:textId="49B67EA3" w:rsidR="00A46A88" w:rsidRPr="005954D6" w:rsidRDefault="00A46A88" w:rsidP="00836943">
            <w:pPr>
              <w:spacing w:after="12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Предуслови</w:t>
            </w:r>
            <w:r w:rsidR="00D35416" w:rsidRPr="005954D6">
              <w:rPr>
                <w:lang w:val="sr-Cyrl-RS"/>
              </w:rPr>
              <w:t>: Корисничко име и шифра су унети, корисник са датим именом и шифром постоји.</w:t>
            </w:r>
          </w:p>
          <w:p w14:paraId="7DB2F0CA" w14:textId="24B5AD4A" w:rsidR="00A46A88" w:rsidRPr="005954D6" w:rsidRDefault="00A46A88" w:rsidP="00323BF1">
            <w:pPr>
              <w:spacing w:after="12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Постуслови</w:t>
            </w:r>
            <w:r w:rsidR="00D35416" w:rsidRPr="005954D6">
              <w:rPr>
                <w:lang w:val="sr-Cyrl-RS"/>
              </w:rPr>
              <w:t>: Корисник је улогован у сесију</w:t>
            </w:r>
          </w:p>
        </w:tc>
        <w:tc>
          <w:tcPr>
            <w:tcW w:w="5070" w:type="dxa"/>
          </w:tcPr>
          <w:p w14:paraId="7D63533C" w14:textId="7C270925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b/>
                <w:lang w:val="sr-Cyrl-RS"/>
              </w:rPr>
              <w:t>Уговор УГ10:</w:t>
            </w:r>
            <w:r w:rsidRPr="005954D6">
              <w:rPr>
                <w:lang w:val="sr-Cyrl-RS"/>
              </w:rPr>
              <w:t xml:space="preserve"> </w:t>
            </w:r>
            <w:r w:rsidR="00836943" w:rsidRPr="005954D6">
              <w:rPr>
                <w:lang w:val="sr-Cyrl-RS"/>
              </w:rPr>
              <w:t>PromeniZakljucanost</w:t>
            </w:r>
          </w:p>
          <w:p w14:paraId="667D2FB6" w14:textId="77777777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>Операција: promeniZakljucanost(TemaID,Zakljucana) : signal;</w:t>
            </w:r>
          </w:p>
          <w:p w14:paraId="6B9C5053" w14:textId="45FB0C4B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 xml:space="preserve">Веза са СК: </w:t>
            </w:r>
            <w:r w:rsidR="00C612D2" w:rsidRPr="005954D6">
              <w:rPr>
                <w:lang w:val="sr-Cyrl-RS"/>
              </w:rPr>
              <w:t>СК 9</w:t>
            </w:r>
          </w:p>
          <w:p w14:paraId="66C27FFA" w14:textId="2F1581BC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>Предуслови</w:t>
            </w:r>
            <w:r w:rsidR="00D35416" w:rsidRPr="005954D6">
              <w:rPr>
                <w:lang w:val="sr-Cyrl-RS"/>
              </w:rPr>
              <w:t>: Тема са датим идентификатором постоји</w:t>
            </w:r>
          </w:p>
          <w:p w14:paraId="54CC6F97" w14:textId="4722FFA1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>Постуслови</w:t>
            </w:r>
            <w:r w:rsidR="00D31C64" w:rsidRPr="005954D6">
              <w:rPr>
                <w:lang w:val="sr-Cyrl-RS"/>
              </w:rPr>
              <w:t>: Тема је закључана, односно откључана</w:t>
            </w:r>
          </w:p>
        </w:tc>
      </w:tr>
      <w:tr w:rsidR="00A46A88" w:rsidRPr="005954D6" w14:paraId="4B47D879" w14:textId="77777777" w:rsidTr="00A46A88">
        <w:tc>
          <w:tcPr>
            <w:tcW w:w="5069" w:type="dxa"/>
          </w:tcPr>
          <w:p w14:paraId="0793AAD4" w14:textId="2514F5F4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b/>
                <w:lang w:val="sr-Cyrl-RS"/>
              </w:rPr>
              <w:t>Уговор УГ11:</w:t>
            </w:r>
            <w:r w:rsidRPr="005954D6">
              <w:rPr>
                <w:lang w:val="sr-Cyrl-RS"/>
              </w:rPr>
              <w:t xml:space="preserve"> </w:t>
            </w:r>
            <w:r w:rsidR="00836943" w:rsidRPr="005954D6">
              <w:rPr>
                <w:lang w:val="sr-Cyrl-RS"/>
              </w:rPr>
              <w:t>KreirajForum</w:t>
            </w:r>
          </w:p>
          <w:p w14:paraId="470D2EE1" w14:textId="77777777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>Операција: kreirajForum(NadforumID,Ime):signal;</w:t>
            </w:r>
          </w:p>
          <w:p w14:paraId="5FCC397D" w14:textId="4B137ED9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>Веза са СК: СК 1</w:t>
            </w:r>
            <w:r w:rsidR="00C612D2" w:rsidRPr="005954D6">
              <w:rPr>
                <w:lang w:val="sr-Cyrl-RS"/>
              </w:rPr>
              <w:t>0</w:t>
            </w:r>
          </w:p>
          <w:p w14:paraId="38C662C0" w14:textId="389B4515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>Предуслови</w:t>
            </w:r>
            <w:r w:rsidR="00D31C64" w:rsidRPr="005954D6">
              <w:rPr>
                <w:lang w:val="sr-Cyrl-RS"/>
              </w:rPr>
              <w:t>: Надфорум са датим идентификатором мора да постоји (или је вредност није дата), име има између 8 и 150 карактера</w:t>
            </w:r>
          </w:p>
          <w:p w14:paraId="1B808270" w14:textId="600FC3D8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>Постуслови</w:t>
            </w:r>
            <w:r w:rsidR="00D31C64" w:rsidRPr="005954D6">
              <w:rPr>
                <w:lang w:val="sr-Cyrl-RS"/>
              </w:rPr>
              <w:t>: Форум је креиран са датим именом</w:t>
            </w:r>
          </w:p>
        </w:tc>
        <w:tc>
          <w:tcPr>
            <w:tcW w:w="5070" w:type="dxa"/>
          </w:tcPr>
          <w:p w14:paraId="470EEFD6" w14:textId="52DF900E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b/>
                <w:lang w:val="sr-Cyrl-RS"/>
              </w:rPr>
              <w:t>Уговор УГ12:</w:t>
            </w:r>
            <w:r w:rsidRPr="005954D6">
              <w:rPr>
                <w:lang w:val="sr-Cyrl-RS"/>
              </w:rPr>
              <w:t xml:space="preserve"> </w:t>
            </w:r>
            <w:r w:rsidR="00836943" w:rsidRPr="005954D6">
              <w:rPr>
                <w:lang w:val="sr-Cyrl-RS"/>
              </w:rPr>
              <w:t>PostaviUlogu</w:t>
            </w:r>
          </w:p>
          <w:p w14:paraId="2313C122" w14:textId="77777777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>Операција: postaviUlogu(KorisnikID,UlogaID):signal;</w:t>
            </w:r>
          </w:p>
          <w:p w14:paraId="47E4E767" w14:textId="13384DF9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>Веза са СК: СК 1</w:t>
            </w:r>
            <w:r w:rsidR="00FA6FE2" w:rsidRPr="005954D6">
              <w:rPr>
                <w:lang w:val="sr-Cyrl-RS"/>
              </w:rPr>
              <w:t>1</w:t>
            </w:r>
          </w:p>
          <w:p w14:paraId="338E4125" w14:textId="2C2ECB80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>Предуслови</w:t>
            </w:r>
            <w:r w:rsidR="00D31C64" w:rsidRPr="005954D6">
              <w:rPr>
                <w:lang w:val="sr-Cyrl-RS"/>
              </w:rPr>
              <w:t>: Кориник и улога са датим идентификаторима постоје</w:t>
            </w:r>
          </w:p>
          <w:p w14:paraId="2C18B797" w14:textId="659DC7E6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>Постуслови</w:t>
            </w:r>
            <w:r w:rsidR="00D31C64" w:rsidRPr="005954D6">
              <w:rPr>
                <w:lang w:val="sr-Cyrl-RS"/>
              </w:rPr>
              <w:t>: Корисннику је додељена дата улога.</w:t>
            </w:r>
          </w:p>
        </w:tc>
      </w:tr>
      <w:tr w:rsidR="00A46A88" w:rsidRPr="005954D6" w14:paraId="4C9B3548" w14:textId="77777777" w:rsidTr="00A46A88">
        <w:tc>
          <w:tcPr>
            <w:tcW w:w="5069" w:type="dxa"/>
          </w:tcPr>
          <w:p w14:paraId="6BEDE2D4" w14:textId="26C2F485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b/>
                <w:lang w:val="sr-Cyrl-RS"/>
              </w:rPr>
              <w:t>Уговор УГ13:</w:t>
            </w:r>
            <w:r w:rsidRPr="005954D6">
              <w:rPr>
                <w:lang w:val="sr-Cyrl-RS"/>
              </w:rPr>
              <w:t xml:space="preserve"> </w:t>
            </w:r>
            <w:r w:rsidR="00836943" w:rsidRPr="005954D6">
              <w:rPr>
                <w:lang w:val="sr-Cyrl-RS"/>
              </w:rPr>
              <w:t>VratiDozvole</w:t>
            </w:r>
          </w:p>
          <w:p w14:paraId="2023E045" w14:textId="77777777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>Операција: vratiDozvole(UlogaID):signal;</w:t>
            </w:r>
          </w:p>
          <w:p w14:paraId="1B5F7748" w14:textId="72140E04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>Веза са СК: СК 1</w:t>
            </w:r>
            <w:r w:rsidR="00FA6FE2" w:rsidRPr="005954D6">
              <w:rPr>
                <w:lang w:val="sr-Cyrl-RS"/>
              </w:rPr>
              <w:t>2</w:t>
            </w:r>
          </w:p>
          <w:p w14:paraId="386FD22F" w14:textId="7D6FCDF4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>Предуслови</w:t>
            </w:r>
            <w:r w:rsidR="00323BF1" w:rsidRPr="005954D6">
              <w:rPr>
                <w:lang w:val="sr-Cyrl-RS"/>
              </w:rPr>
              <w:t>: Улога са датим идентификатором постоји</w:t>
            </w:r>
          </w:p>
          <w:p w14:paraId="59FBE8FF" w14:textId="6F852AC8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>Постуслови: -</w:t>
            </w:r>
          </w:p>
        </w:tc>
        <w:tc>
          <w:tcPr>
            <w:tcW w:w="5070" w:type="dxa"/>
          </w:tcPr>
          <w:p w14:paraId="78C782BC" w14:textId="064A3F05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b/>
                <w:lang w:val="sr-Cyrl-RS"/>
              </w:rPr>
              <w:t>Уговор УГ14:</w:t>
            </w:r>
            <w:r w:rsidRPr="005954D6">
              <w:rPr>
                <w:lang w:val="sr-Cyrl-RS"/>
              </w:rPr>
              <w:t xml:space="preserve"> </w:t>
            </w:r>
            <w:r w:rsidR="00836943" w:rsidRPr="005954D6">
              <w:rPr>
                <w:lang w:val="sr-Cyrl-RS"/>
              </w:rPr>
              <w:t>PromeniDozvolu</w:t>
            </w:r>
          </w:p>
          <w:p w14:paraId="18EF4CCD" w14:textId="77777777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>Операција: promeniDozvolu(UlogaID,DozvolaID,Aktivna):signal;</w:t>
            </w:r>
          </w:p>
          <w:p w14:paraId="2F621A88" w14:textId="066A9103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>Веза са СК: СК 1</w:t>
            </w:r>
            <w:r w:rsidR="00FA6FE2" w:rsidRPr="005954D6">
              <w:rPr>
                <w:lang w:val="sr-Cyrl-RS"/>
              </w:rPr>
              <w:t>2</w:t>
            </w:r>
          </w:p>
          <w:p w14:paraId="61A0A6E0" w14:textId="4465A395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>Предуслови</w:t>
            </w:r>
            <w:r w:rsidR="00D31C64" w:rsidRPr="005954D6">
              <w:rPr>
                <w:lang w:val="sr-Cyrl-RS"/>
              </w:rPr>
              <w:t>: Улога и дозвола са датим идентификаторима постоје</w:t>
            </w:r>
          </w:p>
          <w:p w14:paraId="3026691C" w14:textId="7A699240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lastRenderedPageBreak/>
              <w:t>Постуслови</w:t>
            </w:r>
            <w:r w:rsidR="00D31C64" w:rsidRPr="005954D6">
              <w:rPr>
                <w:lang w:val="sr-Cyrl-RS"/>
              </w:rPr>
              <w:t xml:space="preserve">: </w:t>
            </w:r>
            <w:r w:rsidR="00323BF1" w:rsidRPr="005954D6">
              <w:rPr>
                <w:lang w:val="sr-Cyrl-RS"/>
              </w:rPr>
              <w:t>Дата дозвола је додељена, односно одузета, датој улози</w:t>
            </w:r>
          </w:p>
        </w:tc>
      </w:tr>
      <w:tr w:rsidR="00A46A88" w:rsidRPr="005954D6" w14:paraId="2D760427" w14:textId="77777777" w:rsidTr="00A46A88">
        <w:tc>
          <w:tcPr>
            <w:tcW w:w="5069" w:type="dxa"/>
          </w:tcPr>
          <w:p w14:paraId="1C48AE7B" w14:textId="1D9C3FEC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b/>
                <w:lang w:val="sr-Cyrl-RS"/>
              </w:rPr>
              <w:lastRenderedPageBreak/>
              <w:t>Уговор УГ15:</w:t>
            </w:r>
            <w:r w:rsidRPr="005954D6">
              <w:rPr>
                <w:lang w:val="sr-Cyrl-RS"/>
              </w:rPr>
              <w:t xml:space="preserve"> </w:t>
            </w:r>
            <w:r w:rsidR="00836943" w:rsidRPr="005954D6">
              <w:rPr>
                <w:lang w:val="sr-Cyrl-RS"/>
              </w:rPr>
              <w:t>KreirajUlogu</w:t>
            </w:r>
          </w:p>
          <w:p w14:paraId="2B5A69D8" w14:textId="77777777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>Операција: kreirajUlogu(UlogaID,Ime):signal;</w:t>
            </w:r>
          </w:p>
          <w:p w14:paraId="469B500C" w14:textId="4149E6BF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>Веза са СК: СК 1</w:t>
            </w:r>
            <w:r w:rsidR="00FA6FE2" w:rsidRPr="005954D6">
              <w:rPr>
                <w:lang w:val="sr-Cyrl-RS"/>
              </w:rPr>
              <w:t>3</w:t>
            </w:r>
          </w:p>
          <w:p w14:paraId="4F5AA843" w14:textId="505C447A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>Предуслови</w:t>
            </w:r>
            <w:r w:rsidR="00323BF1" w:rsidRPr="005954D6">
              <w:rPr>
                <w:lang w:val="sr-Cyrl-RS"/>
              </w:rPr>
              <w:t>: Идентификатор улоге мора да има од 40 до 20 карактера, а име од 4 до 30 карактера.</w:t>
            </w:r>
          </w:p>
          <w:p w14:paraId="74374539" w14:textId="06309EC9" w:rsidR="00A46A88" w:rsidRPr="005954D6" w:rsidRDefault="00A46A88" w:rsidP="00836943">
            <w:pPr>
              <w:spacing w:after="120"/>
              <w:rPr>
                <w:lang w:val="sr-Cyrl-RS"/>
              </w:rPr>
            </w:pPr>
            <w:r w:rsidRPr="005954D6">
              <w:rPr>
                <w:lang w:val="sr-Cyrl-RS"/>
              </w:rPr>
              <w:t>Постуслови</w:t>
            </w:r>
            <w:r w:rsidR="00323BF1" w:rsidRPr="005954D6">
              <w:rPr>
                <w:lang w:val="sr-Cyrl-RS"/>
              </w:rPr>
              <w:t>: Улога је креирана</w:t>
            </w:r>
          </w:p>
        </w:tc>
        <w:tc>
          <w:tcPr>
            <w:tcW w:w="5070" w:type="dxa"/>
          </w:tcPr>
          <w:p w14:paraId="0767A01C" w14:textId="77777777" w:rsidR="00A46A88" w:rsidRPr="005954D6" w:rsidRDefault="00A46A88" w:rsidP="00836943">
            <w:pPr>
              <w:spacing w:after="120"/>
              <w:rPr>
                <w:lang w:val="sr-Cyrl-RS"/>
              </w:rPr>
            </w:pPr>
          </w:p>
        </w:tc>
      </w:tr>
    </w:tbl>
    <w:p w14:paraId="4D671F1F" w14:textId="77777777" w:rsidR="0093472E" w:rsidRPr="005954D6" w:rsidRDefault="0093472E" w:rsidP="0093472E">
      <w:pPr>
        <w:pStyle w:val="2"/>
        <w:rPr>
          <w:lang w:val="sr-Cyrl-RS"/>
        </w:rPr>
      </w:pPr>
      <w:bookmarkStart w:id="63" w:name="_Toc456162717"/>
      <w:r w:rsidRPr="005954D6">
        <w:rPr>
          <w:lang w:val="sr-Cyrl-RS"/>
        </w:rPr>
        <w:lastRenderedPageBreak/>
        <w:t>Структура софтверског система – концептуални дијаграм</w:t>
      </w:r>
      <w:bookmarkEnd w:id="63"/>
    </w:p>
    <w:p w14:paraId="0821BE6F" w14:textId="12BF27CE" w:rsidR="0093472E" w:rsidRPr="005954D6" w:rsidRDefault="00657F23" w:rsidP="0093472E">
      <w:pPr>
        <w:rPr>
          <w:lang w:val="sr-Cyrl-RS"/>
        </w:rPr>
      </w:pPr>
      <w:r w:rsidRPr="005954D6">
        <w:rPr>
          <w:lang w:val="sr-Cyrl-RS"/>
        </w:rPr>
        <w:object w:dxaOrig="9676" w:dyaOrig="9855" w14:anchorId="3B70F389">
          <v:shape id="_x0000_i1025" type="#_x0000_t75" style="width:519.55pt;height:529.9pt" o:ole="">
            <v:imagedata r:id="rId8" o:title=""/>
          </v:shape>
          <o:OLEObject Type="Embed" ProgID="Visio.Drawing.15" ShapeID="_x0000_i1025" DrawAspect="Content" ObjectID="_1529904577" r:id="rId9"/>
        </w:object>
      </w:r>
    </w:p>
    <w:p w14:paraId="5C8EE0A5" w14:textId="77777777" w:rsidR="0093472E" w:rsidRPr="005954D6" w:rsidRDefault="0093472E" w:rsidP="0093472E">
      <w:pPr>
        <w:pStyle w:val="2"/>
        <w:rPr>
          <w:lang w:val="sr-Cyrl-RS"/>
        </w:rPr>
      </w:pPr>
      <w:bookmarkStart w:id="64" w:name="_Toc456162718"/>
      <w:r w:rsidRPr="005954D6">
        <w:rPr>
          <w:lang w:val="sr-Cyrl-RS"/>
        </w:rPr>
        <w:t>Структура софтверског система – релациони модел</w:t>
      </w:r>
      <w:bookmarkEnd w:id="64"/>
    </w:p>
    <w:p w14:paraId="0BB97C70" w14:textId="58768E7B" w:rsidR="003E3496" w:rsidRPr="005954D6" w:rsidRDefault="003E3496" w:rsidP="003E3496">
      <w:pPr>
        <w:rPr>
          <w:lang w:val="sr-Cyrl-RS"/>
        </w:rPr>
      </w:pPr>
      <w:r w:rsidRPr="005954D6">
        <w:rPr>
          <w:b/>
          <w:lang w:val="sr-Cyrl-RS"/>
        </w:rPr>
        <w:t>Forum</w:t>
      </w:r>
      <w:r w:rsidRPr="005954D6">
        <w:rPr>
          <w:lang w:val="sr-Cyrl-RS"/>
        </w:rPr>
        <w:t>(</w:t>
      </w:r>
      <w:r w:rsidRPr="005954D6">
        <w:rPr>
          <w:u w:val="single"/>
          <w:lang w:val="sr-Cyrl-RS"/>
        </w:rPr>
        <w:t>ID</w:t>
      </w:r>
      <w:r w:rsidRPr="005954D6">
        <w:rPr>
          <w:lang w:val="sr-Cyrl-RS"/>
        </w:rPr>
        <w:t xml:space="preserve">, Ime, Opis, VremeKreiranja, Pozicija, Obrisan, BrojTema, BrojPoruka, UkupanBrojTema, UkupanBrojPoruka, </w:t>
      </w:r>
      <w:r w:rsidRPr="005954D6">
        <w:rPr>
          <w:i/>
          <w:lang w:val="sr-Cyrl-RS"/>
        </w:rPr>
        <w:t>NadForumID</w:t>
      </w:r>
      <w:r w:rsidRPr="005954D6">
        <w:rPr>
          <w:lang w:val="sr-Cyrl-RS"/>
        </w:rPr>
        <w:t>)</w:t>
      </w:r>
    </w:p>
    <w:p w14:paraId="3B96513D" w14:textId="1793F6F6" w:rsidR="003E3496" w:rsidRPr="005954D6" w:rsidRDefault="003E3496" w:rsidP="003E3496">
      <w:pPr>
        <w:rPr>
          <w:lang w:val="sr-Cyrl-RS"/>
        </w:rPr>
      </w:pPr>
      <w:r w:rsidRPr="005954D6">
        <w:rPr>
          <w:b/>
          <w:lang w:val="sr-Cyrl-RS"/>
        </w:rPr>
        <w:t>Tema</w:t>
      </w:r>
      <w:r w:rsidRPr="005954D6">
        <w:rPr>
          <w:lang w:val="sr-Cyrl-RS"/>
        </w:rPr>
        <w:t>(</w:t>
      </w:r>
      <w:r w:rsidRPr="005954D6">
        <w:rPr>
          <w:u w:val="single"/>
          <w:lang w:val="sr-Cyrl-RS"/>
        </w:rPr>
        <w:t>ID</w:t>
      </w:r>
      <w:r w:rsidRPr="005954D6">
        <w:rPr>
          <w:lang w:val="sr-Cyrl-RS"/>
        </w:rPr>
        <w:t xml:space="preserve">, Ime, Obrisana, Zakljucana, BrojPoruka, TotalniBrojPoruka, </w:t>
      </w:r>
      <w:r w:rsidRPr="005954D6">
        <w:rPr>
          <w:i/>
          <w:lang w:val="sr-Cyrl-RS"/>
        </w:rPr>
        <w:t>ForumID</w:t>
      </w:r>
      <w:r w:rsidRPr="005954D6">
        <w:rPr>
          <w:lang w:val="sr-Cyrl-RS"/>
        </w:rPr>
        <w:t>)</w:t>
      </w:r>
    </w:p>
    <w:p w14:paraId="22760579" w14:textId="170CF4B3" w:rsidR="003E3496" w:rsidRPr="005954D6" w:rsidRDefault="003E3496" w:rsidP="003E3496">
      <w:pPr>
        <w:rPr>
          <w:lang w:val="sr-Cyrl-RS"/>
        </w:rPr>
      </w:pPr>
      <w:r w:rsidRPr="005954D6">
        <w:rPr>
          <w:b/>
          <w:lang w:val="sr-Cyrl-RS"/>
        </w:rPr>
        <w:t>Poruka</w:t>
      </w:r>
      <w:r w:rsidRPr="005954D6">
        <w:rPr>
          <w:lang w:val="sr-Cyrl-RS"/>
        </w:rPr>
        <w:t>(</w:t>
      </w:r>
      <w:r w:rsidRPr="005954D6">
        <w:rPr>
          <w:u w:val="single"/>
          <w:lang w:val="sr-Cyrl-RS"/>
        </w:rPr>
        <w:t>ID</w:t>
      </w:r>
      <w:r w:rsidRPr="005954D6">
        <w:rPr>
          <w:lang w:val="sr-Cyrl-RS"/>
        </w:rPr>
        <w:t xml:space="preserve">, Tekst, VremeKreiranja, Obrisana, </w:t>
      </w:r>
      <w:r w:rsidRPr="005954D6">
        <w:rPr>
          <w:i/>
          <w:lang w:val="sr-Cyrl-RS"/>
        </w:rPr>
        <w:t>TemaID</w:t>
      </w:r>
      <w:r w:rsidRPr="005954D6">
        <w:rPr>
          <w:lang w:val="sr-Cyrl-RS"/>
        </w:rPr>
        <w:t xml:space="preserve">, </w:t>
      </w:r>
      <w:r w:rsidRPr="005954D6">
        <w:rPr>
          <w:i/>
          <w:lang w:val="sr-Cyrl-RS"/>
        </w:rPr>
        <w:t>KorisnikID</w:t>
      </w:r>
      <w:r w:rsidRPr="005954D6">
        <w:rPr>
          <w:lang w:val="sr-Cyrl-RS"/>
        </w:rPr>
        <w:t>)</w:t>
      </w:r>
    </w:p>
    <w:p w14:paraId="17AFDFD3" w14:textId="49148C96" w:rsidR="003E3496" w:rsidRPr="005954D6" w:rsidRDefault="003E3496" w:rsidP="003E3496">
      <w:pPr>
        <w:rPr>
          <w:lang w:val="sr-Cyrl-RS"/>
        </w:rPr>
      </w:pPr>
      <w:r w:rsidRPr="005954D6">
        <w:rPr>
          <w:b/>
          <w:lang w:val="sr-Cyrl-RS"/>
        </w:rPr>
        <w:t>Korisnik</w:t>
      </w:r>
      <w:r w:rsidRPr="005954D6">
        <w:rPr>
          <w:lang w:val="sr-Cyrl-RS"/>
        </w:rPr>
        <w:t xml:space="preserve">(ID, KorisnickoIme, Sifra, VremeKreiranja, DatumRodjenja, BrojPoruka, UkupanBrojPoruka, </w:t>
      </w:r>
      <w:r w:rsidR="0040393C" w:rsidRPr="005954D6">
        <w:rPr>
          <w:i/>
          <w:lang w:val="sr-Cyrl-RS"/>
        </w:rPr>
        <w:t>UlogaID</w:t>
      </w:r>
      <w:r w:rsidR="0040393C" w:rsidRPr="005954D6">
        <w:rPr>
          <w:lang w:val="sr-Cyrl-RS"/>
        </w:rPr>
        <w:t>)</w:t>
      </w:r>
    </w:p>
    <w:p w14:paraId="34623115" w14:textId="468BE8BF" w:rsidR="0040393C" w:rsidRPr="005954D6" w:rsidRDefault="0040393C" w:rsidP="003E3496">
      <w:pPr>
        <w:rPr>
          <w:lang w:val="sr-Cyrl-RS"/>
        </w:rPr>
      </w:pPr>
      <w:r w:rsidRPr="005954D6">
        <w:rPr>
          <w:b/>
          <w:lang w:val="sr-Cyrl-RS"/>
        </w:rPr>
        <w:lastRenderedPageBreak/>
        <w:t>Uloga</w:t>
      </w:r>
      <w:r w:rsidRPr="005954D6">
        <w:rPr>
          <w:lang w:val="sr-Cyrl-RS"/>
        </w:rPr>
        <w:t>(</w:t>
      </w:r>
      <w:r w:rsidRPr="005954D6">
        <w:rPr>
          <w:u w:val="single"/>
          <w:lang w:val="sr-Cyrl-RS"/>
        </w:rPr>
        <w:t>ID</w:t>
      </w:r>
      <w:r w:rsidRPr="005954D6">
        <w:rPr>
          <w:lang w:val="sr-Cyrl-RS"/>
        </w:rPr>
        <w:t>, SifraUloge, Ime)</w:t>
      </w:r>
    </w:p>
    <w:p w14:paraId="52028A99" w14:textId="681DD5A7" w:rsidR="0040393C" w:rsidRPr="005954D6" w:rsidRDefault="0040393C" w:rsidP="003E3496">
      <w:pPr>
        <w:rPr>
          <w:lang w:val="sr-Cyrl-RS"/>
        </w:rPr>
      </w:pPr>
      <w:r w:rsidRPr="005954D6">
        <w:rPr>
          <w:b/>
          <w:lang w:val="sr-Cyrl-RS"/>
        </w:rPr>
        <w:t>Dozvola</w:t>
      </w:r>
      <w:r w:rsidRPr="005954D6">
        <w:rPr>
          <w:lang w:val="sr-Cyrl-RS"/>
        </w:rPr>
        <w:t>(</w:t>
      </w:r>
      <w:r w:rsidRPr="005954D6">
        <w:rPr>
          <w:u w:val="single"/>
          <w:lang w:val="sr-Cyrl-RS"/>
        </w:rPr>
        <w:t>ID</w:t>
      </w:r>
      <w:r w:rsidRPr="005954D6">
        <w:rPr>
          <w:lang w:val="sr-Cyrl-RS"/>
        </w:rPr>
        <w:t>, SifraDozvole, Ime)</w:t>
      </w:r>
    </w:p>
    <w:p w14:paraId="006CC713" w14:textId="75D5D00B" w:rsidR="0040393C" w:rsidRPr="005954D6" w:rsidRDefault="0040393C" w:rsidP="003E3496">
      <w:pPr>
        <w:rPr>
          <w:lang w:val="sr-Cyrl-RS"/>
        </w:rPr>
      </w:pPr>
      <w:r w:rsidRPr="005954D6">
        <w:rPr>
          <w:b/>
          <w:lang w:val="sr-Cyrl-RS"/>
        </w:rPr>
        <w:t>UlogaDozvola</w:t>
      </w:r>
      <w:r w:rsidRPr="005954D6">
        <w:rPr>
          <w:lang w:val="sr-Cyrl-RS"/>
        </w:rPr>
        <w:t>(</w:t>
      </w:r>
      <w:r w:rsidRPr="005954D6">
        <w:rPr>
          <w:u w:val="single"/>
          <w:lang w:val="sr-Cyrl-RS"/>
        </w:rPr>
        <w:t>ID</w:t>
      </w:r>
      <w:r w:rsidRPr="005954D6">
        <w:rPr>
          <w:lang w:val="sr-Cyrl-RS"/>
        </w:rPr>
        <w:t xml:space="preserve">, </w:t>
      </w:r>
      <w:r w:rsidRPr="005954D6">
        <w:rPr>
          <w:i/>
          <w:lang w:val="sr-Cyrl-RS"/>
        </w:rPr>
        <w:t>UlogaID</w:t>
      </w:r>
      <w:r w:rsidRPr="005954D6">
        <w:rPr>
          <w:lang w:val="sr-Cyrl-RS"/>
        </w:rPr>
        <w:t xml:space="preserve">, </w:t>
      </w:r>
      <w:r w:rsidRPr="005954D6">
        <w:rPr>
          <w:i/>
          <w:lang w:val="sr-Cyrl-RS"/>
        </w:rPr>
        <w:t>DozvolaID</w:t>
      </w:r>
      <w:r w:rsidRPr="005954D6">
        <w:rPr>
          <w:lang w:val="sr-Cyrl-RS"/>
        </w:rPr>
        <w:t>)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1418"/>
        <w:gridCol w:w="1984"/>
        <w:gridCol w:w="1560"/>
        <w:gridCol w:w="1559"/>
        <w:gridCol w:w="1559"/>
      </w:tblGrid>
      <w:tr w:rsidR="00C32C4D" w:rsidRPr="005954D6" w14:paraId="6CE9CF43" w14:textId="77777777" w:rsidTr="00CB1577">
        <w:tc>
          <w:tcPr>
            <w:tcW w:w="1809" w:type="dxa"/>
          </w:tcPr>
          <w:p w14:paraId="2542BA79" w14:textId="77777777" w:rsidR="00C32C4D" w:rsidRPr="005954D6" w:rsidRDefault="00C32C4D" w:rsidP="00C32C4D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Табела Forum</w:t>
            </w:r>
          </w:p>
        </w:tc>
        <w:tc>
          <w:tcPr>
            <w:tcW w:w="3402" w:type="dxa"/>
            <w:gridSpan w:val="2"/>
          </w:tcPr>
          <w:p w14:paraId="3F657283" w14:textId="4ED36ACC" w:rsidR="00C32C4D" w:rsidRPr="005954D6" w:rsidRDefault="00C32C4D" w:rsidP="00C32C4D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Просто вредносно ограничење</w:t>
            </w:r>
          </w:p>
        </w:tc>
        <w:tc>
          <w:tcPr>
            <w:tcW w:w="3119" w:type="dxa"/>
            <w:gridSpan w:val="2"/>
          </w:tcPr>
          <w:p w14:paraId="7EE8E211" w14:textId="154E9827" w:rsidR="00C32C4D" w:rsidRPr="005954D6" w:rsidRDefault="00C32C4D" w:rsidP="00C32C4D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Сложено вредносно ограничење</w:t>
            </w:r>
          </w:p>
        </w:tc>
        <w:tc>
          <w:tcPr>
            <w:tcW w:w="1559" w:type="dxa"/>
          </w:tcPr>
          <w:p w14:paraId="47359033" w14:textId="140BCC60" w:rsidR="00C32C4D" w:rsidRPr="005954D6" w:rsidRDefault="00C32C4D" w:rsidP="00C32C4D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Структурно ограничење</w:t>
            </w:r>
          </w:p>
        </w:tc>
      </w:tr>
      <w:tr w:rsidR="00C32C4D" w:rsidRPr="005954D6" w14:paraId="7BABB208" w14:textId="77777777" w:rsidTr="00CB1577">
        <w:tc>
          <w:tcPr>
            <w:tcW w:w="1809" w:type="dxa"/>
          </w:tcPr>
          <w:p w14:paraId="7031F184" w14:textId="4BA11F76" w:rsidR="00C32C4D" w:rsidRPr="005954D6" w:rsidRDefault="00C32C4D" w:rsidP="00C32C4D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Име atributa</w:t>
            </w:r>
          </w:p>
        </w:tc>
        <w:tc>
          <w:tcPr>
            <w:tcW w:w="1418" w:type="dxa"/>
          </w:tcPr>
          <w:p w14:paraId="470B359C" w14:textId="79CF848F" w:rsidR="00C32C4D" w:rsidRPr="005954D6" w:rsidRDefault="00C32C4D" w:rsidP="00C32C4D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Тип атрибута</w:t>
            </w:r>
          </w:p>
        </w:tc>
        <w:tc>
          <w:tcPr>
            <w:tcW w:w="1984" w:type="dxa"/>
          </w:tcPr>
          <w:p w14:paraId="141487CD" w14:textId="291D6A3F" w:rsidR="00C32C4D" w:rsidRPr="005954D6" w:rsidRDefault="00C32C4D" w:rsidP="00C32C4D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Вредност атрибута</w:t>
            </w:r>
          </w:p>
        </w:tc>
        <w:tc>
          <w:tcPr>
            <w:tcW w:w="1560" w:type="dxa"/>
          </w:tcPr>
          <w:p w14:paraId="72AA8D0D" w14:textId="6154E542" w:rsidR="00C32C4D" w:rsidRPr="005954D6" w:rsidRDefault="00C32C4D" w:rsidP="00C32C4D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Међузавис. атрибута једне табеле</w:t>
            </w:r>
          </w:p>
        </w:tc>
        <w:tc>
          <w:tcPr>
            <w:tcW w:w="1559" w:type="dxa"/>
          </w:tcPr>
          <w:p w14:paraId="13F213CD" w14:textId="00BCC768" w:rsidR="00C32C4D" w:rsidRPr="005954D6" w:rsidRDefault="00C32C4D" w:rsidP="00C32C4D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Међузавис. атрибута више табела</w:t>
            </w:r>
          </w:p>
        </w:tc>
        <w:tc>
          <w:tcPr>
            <w:tcW w:w="1559" w:type="dxa"/>
            <w:vMerge w:val="restart"/>
          </w:tcPr>
          <w:p w14:paraId="6E5342BD" w14:textId="77777777" w:rsidR="0098212A" w:rsidRPr="005954D6" w:rsidRDefault="0098212A" w:rsidP="00C32C4D">
            <w:pPr>
              <w:spacing w:before="0" w:after="0"/>
              <w:jc w:val="left"/>
              <w:rPr>
                <w:lang w:val="sr-Cyrl-RS"/>
              </w:rPr>
            </w:pPr>
          </w:p>
          <w:p w14:paraId="7A9F339B" w14:textId="77777777" w:rsidR="00631D2C" w:rsidRPr="005954D6" w:rsidRDefault="00631D2C" w:rsidP="00C32C4D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UPDATE</w:t>
            </w:r>
          </w:p>
          <w:p w14:paraId="7D64D237" w14:textId="77777777" w:rsidR="00631D2C" w:rsidRPr="005954D6" w:rsidRDefault="00631D2C" w:rsidP="00C32C4D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RESTRICT</w:t>
            </w:r>
          </w:p>
          <w:p w14:paraId="1FE18556" w14:textId="03C9A5D3" w:rsidR="00631D2C" w:rsidRPr="005954D6" w:rsidRDefault="00631D2C" w:rsidP="00C32C4D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Forum</w:t>
            </w:r>
            <w:r w:rsidR="00D96058" w:rsidRPr="005954D6">
              <w:rPr>
                <w:lang w:val="sr-Cyrl-RS"/>
              </w:rPr>
              <w:t>, Tema</w:t>
            </w:r>
          </w:p>
          <w:p w14:paraId="071354CE" w14:textId="77777777" w:rsidR="00631D2C" w:rsidRPr="005954D6" w:rsidRDefault="00631D2C" w:rsidP="00C32C4D">
            <w:pPr>
              <w:spacing w:before="0" w:after="0"/>
              <w:jc w:val="left"/>
              <w:rPr>
                <w:lang w:val="sr-Cyrl-RS"/>
              </w:rPr>
            </w:pPr>
          </w:p>
          <w:p w14:paraId="0BA91EB5" w14:textId="77777777" w:rsidR="00631D2C" w:rsidRPr="005954D6" w:rsidRDefault="00631D2C" w:rsidP="00C32C4D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DELETE</w:t>
            </w:r>
          </w:p>
          <w:p w14:paraId="478E7571" w14:textId="77777777" w:rsidR="00631D2C" w:rsidRPr="005954D6" w:rsidRDefault="00631D2C" w:rsidP="00C32C4D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RESTRICT</w:t>
            </w:r>
          </w:p>
          <w:p w14:paraId="48EE5E7D" w14:textId="5877B808" w:rsidR="00631D2C" w:rsidRPr="005954D6" w:rsidRDefault="00631D2C" w:rsidP="00C32C4D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Forum</w:t>
            </w:r>
            <w:r w:rsidR="00D96058" w:rsidRPr="005954D6">
              <w:rPr>
                <w:lang w:val="sr-Cyrl-RS"/>
              </w:rPr>
              <w:t>, Tema</w:t>
            </w:r>
          </w:p>
        </w:tc>
      </w:tr>
      <w:tr w:rsidR="00C32C4D" w:rsidRPr="005954D6" w14:paraId="3ABBDED9" w14:textId="77777777" w:rsidTr="00CB1577">
        <w:tc>
          <w:tcPr>
            <w:tcW w:w="1809" w:type="dxa"/>
          </w:tcPr>
          <w:p w14:paraId="31D3F1A6" w14:textId="3F3C41F3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ID</w:t>
            </w:r>
          </w:p>
        </w:tc>
        <w:tc>
          <w:tcPr>
            <w:tcW w:w="1418" w:type="dxa"/>
          </w:tcPr>
          <w:p w14:paraId="2AEA3AC8" w14:textId="25A69764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bigint</w:t>
            </w:r>
          </w:p>
        </w:tc>
        <w:tc>
          <w:tcPr>
            <w:tcW w:w="1984" w:type="dxa"/>
          </w:tcPr>
          <w:p w14:paraId="76DDDD73" w14:textId="73C2F808" w:rsidR="00C32C4D" w:rsidRPr="005954D6" w:rsidRDefault="00631D2C" w:rsidP="00C32C4D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not null &gt;</w:t>
            </w:r>
            <w:r w:rsidR="00CB1577" w:rsidRPr="005954D6">
              <w:rPr>
                <w:lang w:val="sr-Cyrl-RS"/>
              </w:rPr>
              <w:t>=</w:t>
            </w:r>
            <w:r w:rsidRPr="005954D6">
              <w:rPr>
                <w:lang w:val="sr-Cyrl-RS"/>
              </w:rPr>
              <w:t xml:space="preserve"> 0</w:t>
            </w:r>
          </w:p>
        </w:tc>
        <w:tc>
          <w:tcPr>
            <w:tcW w:w="1560" w:type="dxa"/>
          </w:tcPr>
          <w:p w14:paraId="388579F7" w14:textId="77777777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</w:tcPr>
          <w:p w14:paraId="73A4D5DD" w14:textId="77777777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  <w:vMerge/>
          </w:tcPr>
          <w:p w14:paraId="15AD7706" w14:textId="77777777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</w:p>
        </w:tc>
      </w:tr>
      <w:tr w:rsidR="00C32C4D" w:rsidRPr="005954D6" w14:paraId="115B5697" w14:textId="77777777" w:rsidTr="00CB1577">
        <w:tc>
          <w:tcPr>
            <w:tcW w:w="1809" w:type="dxa"/>
          </w:tcPr>
          <w:p w14:paraId="260ECDEA" w14:textId="71671504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Ime</w:t>
            </w:r>
          </w:p>
        </w:tc>
        <w:tc>
          <w:tcPr>
            <w:tcW w:w="1418" w:type="dxa"/>
          </w:tcPr>
          <w:p w14:paraId="20FE3E76" w14:textId="0A932FE5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varchar(250)</w:t>
            </w:r>
          </w:p>
        </w:tc>
        <w:tc>
          <w:tcPr>
            <w:tcW w:w="1984" w:type="dxa"/>
          </w:tcPr>
          <w:p w14:paraId="54AEEE09" w14:textId="5AE8D6B4" w:rsidR="00C32C4D" w:rsidRPr="005954D6" w:rsidRDefault="00631D2C" w:rsidP="00C32C4D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not null</w:t>
            </w:r>
          </w:p>
        </w:tc>
        <w:tc>
          <w:tcPr>
            <w:tcW w:w="1560" w:type="dxa"/>
          </w:tcPr>
          <w:p w14:paraId="55EEBFD0" w14:textId="77777777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</w:tcPr>
          <w:p w14:paraId="434161A8" w14:textId="77777777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  <w:vMerge/>
          </w:tcPr>
          <w:p w14:paraId="3E4C54BB" w14:textId="77777777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</w:p>
        </w:tc>
      </w:tr>
      <w:tr w:rsidR="00C32C4D" w:rsidRPr="005954D6" w14:paraId="2DB2B1CF" w14:textId="77777777" w:rsidTr="00CB1577">
        <w:tc>
          <w:tcPr>
            <w:tcW w:w="1809" w:type="dxa"/>
          </w:tcPr>
          <w:p w14:paraId="6D904493" w14:textId="1A9E2813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Opis</w:t>
            </w:r>
          </w:p>
        </w:tc>
        <w:tc>
          <w:tcPr>
            <w:tcW w:w="1418" w:type="dxa"/>
          </w:tcPr>
          <w:p w14:paraId="52A3BADB" w14:textId="175F2E45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varchar(500)</w:t>
            </w:r>
          </w:p>
        </w:tc>
        <w:tc>
          <w:tcPr>
            <w:tcW w:w="1984" w:type="dxa"/>
          </w:tcPr>
          <w:p w14:paraId="6E443C59" w14:textId="77777777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60" w:type="dxa"/>
          </w:tcPr>
          <w:p w14:paraId="4ACC0589" w14:textId="77777777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</w:tcPr>
          <w:p w14:paraId="0FFD457E" w14:textId="77777777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  <w:vMerge/>
          </w:tcPr>
          <w:p w14:paraId="025FBBC2" w14:textId="77777777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</w:p>
        </w:tc>
      </w:tr>
      <w:tr w:rsidR="00C32C4D" w:rsidRPr="005954D6" w14:paraId="71DE778C" w14:textId="77777777" w:rsidTr="00CB1577">
        <w:tc>
          <w:tcPr>
            <w:tcW w:w="1809" w:type="dxa"/>
          </w:tcPr>
          <w:p w14:paraId="553B7C0C" w14:textId="453A826D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Vreme Kreiranja</w:t>
            </w:r>
          </w:p>
        </w:tc>
        <w:tc>
          <w:tcPr>
            <w:tcW w:w="1418" w:type="dxa"/>
          </w:tcPr>
          <w:p w14:paraId="6612B425" w14:textId="3FE0CA9B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timestamp</w:t>
            </w:r>
          </w:p>
        </w:tc>
        <w:tc>
          <w:tcPr>
            <w:tcW w:w="1984" w:type="dxa"/>
          </w:tcPr>
          <w:p w14:paraId="76824AAE" w14:textId="77777777" w:rsidR="00C32C4D" w:rsidRPr="005954D6" w:rsidRDefault="00631D2C" w:rsidP="00C32C4D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not null</w:t>
            </w:r>
          </w:p>
          <w:p w14:paraId="7695DCD5" w14:textId="7F77FB08" w:rsidR="00631D2C" w:rsidRPr="005954D6" w:rsidRDefault="00631D2C" w:rsidP="00C32C4D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default current_timestamp</w:t>
            </w:r>
          </w:p>
        </w:tc>
        <w:tc>
          <w:tcPr>
            <w:tcW w:w="1560" w:type="dxa"/>
          </w:tcPr>
          <w:p w14:paraId="6E45DF12" w14:textId="77777777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</w:tcPr>
          <w:p w14:paraId="098BB3F2" w14:textId="77777777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  <w:vMerge/>
          </w:tcPr>
          <w:p w14:paraId="4F830EE0" w14:textId="77777777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</w:p>
        </w:tc>
      </w:tr>
      <w:tr w:rsidR="00C32C4D" w:rsidRPr="005954D6" w14:paraId="606E5E78" w14:textId="77777777" w:rsidTr="00CB1577">
        <w:tc>
          <w:tcPr>
            <w:tcW w:w="1809" w:type="dxa"/>
          </w:tcPr>
          <w:p w14:paraId="6C7B403C" w14:textId="70AA757F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Pozicija</w:t>
            </w:r>
          </w:p>
        </w:tc>
        <w:tc>
          <w:tcPr>
            <w:tcW w:w="1418" w:type="dxa"/>
          </w:tcPr>
          <w:p w14:paraId="4F5C2F76" w14:textId="030AA22F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int</w:t>
            </w:r>
          </w:p>
        </w:tc>
        <w:tc>
          <w:tcPr>
            <w:tcW w:w="1984" w:type="dxa"/>
          </w:tcPr>
          <w:p w14:paraId="1E95B0D7" w14:textId="1811890A" w:rsidR="00C32C4D" w:rsidRPr="005954D6" w:rsidRDefault="00631D2C" w:rsidP="00C32C4D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not null &gt;</w:t>
            </w:r>
            <w:r w:rsidR="00CB1577" w:rsidRPr="005954D6">
              <w:rPr>
                <w:lang w:val="sr-Cyrl-RS"/>
              </w:rPr>
              <w:t>=</w:t>
            </w:r>
            <w:r w:rsidRPr="005954D6">
              <w:rPr>
                <w:lang w:val="sr-Cyrl-RS"/>
              </w:rPr>
              <w:t xml:space="preserve"> 0</w:t>
            </w:r>
          </w:p>
        </w:tc>
        <w:tc>
          <w:tcPr>
            <w:tcW w:w="1560" w:type="dxa"/>
          </w:tcPr>
          <w:p w14:paraId="6FADDBF4" w14:textId="77777777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</w:tcPr>
          <w:p w14:paraId="7BDC1427" w14:textId="77777777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  <w:vMerge/>
          </w:tcPr>
          <w:p w14:paraId="44FE0764" w14:textId="77777777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</w:p>
        </w:tc>
      </w:tr>
      <w:tr w:rsidR="00C32C4D" w:rsidRPr="005954D6" w14:paraId="4557B79E" w14:textId="77777777" w:rsidTr="00CB1577">
        <w:tc>
          <w:tcPr>
            <w:tcW w:w="1809" w:type="dxa"/>
          </w:tcPr>
          <w:p w14:paraId="5E69B292" w14:textId="50519E48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Obrisan</w:t>
            </w:r>
          </w:p>
        </w:tc>
        <w:tc>
          <w:tcPr>
            <w:tcW w:w="1418" w:type="dxa"/>
          </w:tcPr>
          <w:p w14:paraId="17F47225" w14:textId="49FCAA28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tinyint(1)</w:t>
            </w:r>
          </w:p>
        </w:tc>
        <w:tc>
          <w:tcPr>
            <w:tcW w:w="1984" w:type="dxa"/>
          </w:tcPr>
          <w:p w14:paraId="2FB26462" w14:textId="77777777" w:rsidR="00C32C4D" w:rsidRPr="005954D6" w:rsidRDefault="00631D2C" w:rsidP="00C32C4D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not null</w:t>
            </w:r>
          </w:p>
          <w:p w14:paraId="17CBA686" w14:textId="4CA3F1DF" w:rsidR="00631D2C" w:rsidRPr="005954D6" w:rsidRDefault="00631D2C" w:rsidP="00C32C4D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default false</w:t>
            </w:r>
          </w:p>
        </w:tc>
        <w:tc>
          <w:tcPr>
            <w:tcW w:w="1560" w:type="dxa"/>
          </w:tcPr>
          <w:p w14:paraId="7AC0152E" w14:textId="77777777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</w:tcPr>
          <w:p w14:paraId="35F96FE3" w14:textId="77777777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  <w:vMerge/>
          </w:tcPr>
          <w:p w14:paraId="3D4619C7" w14:textId="77777777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</w:p>
        </w:tc>
      </w:tr>
      <w:tr w:rsidR="00C32C4D" w:rsidRPr="005954D6" w14:paraId="41F1AA39" w14:textId="77777777" w:rsidTr="00CB1577">
        <w:tc>
          <w:tcPr>
            <w:tcW w:w="1809" w:type="dxa"/>
          </w:tcPr>
          <w:p w14:paraId="1EC0C275" w14:textId="69C1D8B8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BrojTema</w:t>
            </w:r>
          </w:p>
        </w:tc>
        <w:tc>
          <w:tcPr>
            <w:tcW w:w="1418" w:type="dxa"/>
          </w:tcPr>
          <w:p w14:paraId="63F0C783" w14:textId="7D18AC80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int</w:t>
            </w:r>
          </w:p>
        </w:tc>
        <w:tc>
          <w:tcPr>
            <w:tcW w:w="1984" w:type="dxa"/>
          </w:tcPr>
          <w:p w14:paraId="4882C87C" w14:textId="375D79AC" w:rsidR="00C32C4D" w:rsidRPr="005954D6" w:rsidRDefault="00631D2C" w:rsidP="00C32C4D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not null &gt;</w:t>
            </w:r>
            <w:r w:rsidR="00CB1577" w:rsidRPr="005954D6">
              <w:rPr>
                <w:lang w:val="sr-Cyrl-RS"/>
              </w:rPr>
              <w:t>=</w:t>
            </w:r>
            <w:r w:rsidRPr="005954D6">
              <w:rPr>
                <w:lang w:val="sr-Cyrl-RS"/>
              </w:rPr>
              <w:t xml:space="preserve"> 0</w:t>
            </w:r>
          </w:p>
          <w:p w14:paraId="2722D198" w14:textId="4CB402FF" w:rsidR="00631D2C" w:rsidRPr="005954D6" w:rsidRDefault="00631D2C" w:rsidP="00C32C4D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 xml:space="preserve">default </w:t>
            </w:r>
            <w:r w:rsidR="00CB1577" w:rsidRPr="005954D6">
              <w:rPr>
                <w:lang w:val="sr-Cyrl-RS"/>
              </w:rPr>
              <w:t>0</w:t>
            </w:r>
          </w:p>
        </w:tc>
        <w:tc>
          <w:tcPr>
            <w:tcW w:w="1560" w:type="dxa"/>
          </w:tcPr>
          <w:p w14:paraId="7DCF885C" w14:textId="77777777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</w:tcPr>
          <w:p w14:paraId="1DAF30F4" w14:textId="77777777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  <w:vMerge/>
          </w:tcPr>
          <w:p w14:paraId="64F5BA1C" w14:textId="77777777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</w:p>
        </w:tc>
      </w:tr>
      <w:tr w:rsidR="00C32C4D" w:rsidRPr="005954D6" w14:paraId="01C96740" w14:textId="77777777" w:rsidTr="00CB1577">
        <w:tc>
          <w:tcPr>
            <w:tcW w:w="1809" w:type="dxa"/>
          </w:tcPr>
          <w:p w14:paraId="28444069" w14:textId="5C521A08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BrojPoruka</w:t>
            </w:r>
          </w:p>
        </w:tc>
        <w:tc>
          <w:tcPr>
            <w:tcW w:w="1418" w:type="dxa"/>
          </w:tcPr>
          <w:p w14:paraId="5D67BAB5" w14:textId="369EB7E4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int</w:t>
            </w:r>
          </w:p>
        </w:tc>
        <w:tc>
          <w:tcPr>
            <w:tcW w:w="1984" w:type="dxa"/>
          </w:tcPr>
          <w:p w14:paraId="5BC63AE6" w14:textId="2E561482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not null &gt;</w:t>
            </w:r>
            <w:r w:rsidR="00CB1577" w:rsidRPr="005954D6">
              <w:rPr>
                <w:lang w:val="sr-Cyrl-RS"/>
              </w:rPr>
              <w:t>=</w:t>
            </w:r>
            <w:r w:rsidRPr="005954D6">
              <w:rPr>
                <w:lang w:val="sr-Cyrl-RS"/>
              </w:rPr>
              <w:t xml:space="preserve"> 0</w:t>
            </w:r>
          </w:p>
          <w:p w14:paraId="6F72A54A" w14:textId="30E3D784" w:rsidR="00C32C4D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default</w:t>
            </w:r>
            <w:r w:rsidR="00CB1577" w:rsidRPr="005954D6">
              <w:rPr>
                <w:lang w:val="sr-Cyrl-RS"/>
              </w:rPr>
              <w:t xml:space="preserve"> 0</w:t>
            </w:r>
          </w:p>
        </w:tc>
        <w:tc>
          <w:tcPr>
            <w:tcW w:w="1560" w:type="dxa"/>
          </w:tcPr>
          <w:p w14:paraId="1C3C0B89" w14:textId="77777777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</w:tcPr>
          <w:p w14:paraId="46933FCA" w14:textId="77777777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  <w:vMerge/>
          </w:tcPr>
          <w:p w14:paraId="1A030AFE" w14:textId="77777777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</w:p>
        </w:tc>
      </w:tr>
      <w:tr w:rsidR="00C32C4D" w:rsidRPr="005954D6" w14:paraId="5531F268" w14:textId="77777777" w:rsidTr="00CB1577">
        <w:tc>
          <w:tcPr>
            <w:tcW w:w="1809" w:type="dxa"/>
          </w:tcPr>
          <w:p w14:paraId="34D47671" w14:textId="1800046C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UkupanBroj Tema</w:t>
            </w:r>
          </w:p>
        </w:tc>
        <w:tc>
          <w:tcPr>
            <w:tcW w:w="1418" w:type="dxa"/>
          </w:tcPr>
          <w:p w14:paraId="55D09368" w14:textId="02017661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int</w:t>
            </w:r>
          </w:p>
        </w:tc>
        <w:tc>
          <w:tcPr>
            <w:tcW w:w="1984" w:type="dxa"/>
          </w:tcPr>
          <w:p w14:paraId="322364B2" w14:textId="193C0344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not null &gt;</w:t>
            </w:r>
            <w:r w:rsidR="00CB1577" w:rsidRPr="005954D6">
              <w:rPr>
                <w:lang w:val="sr-Cyrl-RS"/>
              </w:rPr>
              <w:t>=</w:t>
            </w:r>
            <w:r w:rsidRPr="005954D6">
              <w:rPr>
                <w:lang w:val="sr-Cyrl-RS"/>
              </w:rPr>
              <w:t xml:space="preserve"> 0</w:t>
            </w:r>
          </w:p>
          <w:p w14:paraId="3DB3EC20" w14:textId="4C0C91A3" w:rsidR="00C32C4D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default</w:t>
            </w:r>
            <w:r w:rsidR="00CB1577" w:rsidRPr="005954D6">
              <w:rPr>
                <w:lang w:val="sr-Cyrl-RS"/>
              </w:rPr>
              <w:t xml:space="preserve"> 0</w:t>
            </w:r>
          </w:p>
        </w:tc>
        <w:tc>
          <w:tcPr>
            <w:tcW w:w="1560" w:type="dxa"/>
          </w:tcPr>
          <w:p w14:paraId="3A765E51" w14:textId="467A03B3" w:rsidR="00C32C4D" w:rsidRPr="005954D6" w:rsidRDefault="00D96058" w:rsidP="00C32C4D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&gt;= BrojTema</w:t>
            </w:r>
          </w:p>
        </w:tc>
        <w:tc>
          <w:tcPr>
            <w:tcW w:w="1559" w:type="dxa"/>
          </w:tcPr>
          <w:p w14:paraId="6A0D2955" w14:textId="77777777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  <w:vMerge/>
          </w:tcPr>
          <w:p w14:paraId="15F78EE7" w14:textId="77777777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</w:p>
        </w:tc>
      </w:tr>
      <w:tr w:rsidR="00C32C4D" w:rsidRPr="005954D6" w14:paraId="40BB6640" w14:textId="77777777" w:rsidTr="00CB1577">
        <w:tc>
          <w:tcPr>
            <w:tcW w:w="1809" w:type="dxa"/>
          </w:tcPr>
          <w:p w14:paraId="01A29A1B" w14:textId="421209C3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UkupanBroj Poruka</w:t>
            </w:r>
          </w:p>
        </w:tc>
        <w:tc>
          <w:tcPr>
            <w:tcW w:w="1418" w:type="dxa"/>
          </w:tcPr>
          <w:p w14:paraId="55FEB661" w14:textId="0D2724D5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int</w:t>
            </w:r>
          </w:p>
        </w:tc>
        <w:tc>
          <w:tcPr>
            <w:tcW w:w="1984" w:type="dxa"/>
          </w:tcPr>
          <w:p w14:paraId="703CC133" w14:textId="77777777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not null &gt; 0</w:t>
            </w:r>
          </w:p>
          <w:p w14:paraId="27A78666" w14:textId="65CCA27C" w:rsidR="00C32C4D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default</w:t>
            </w:r>
          </w:p>
        </w:tc>
        <w:tc>
          <w:tcPr>
            <w:tcW w:w="1560" w:type="dxa"/>
          </w:tcPr>
          <w:p w14:paraId="60DBD038" w14:textId="51ECC836" w:rsidR="00C32C4D" w:rsidRPr="005954D6" w:rsidRDefault="00D96058" w:rsidP="00C32C4D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&gt;= BrojPoruka</w:t>
            </w:r>
          </w:p>
        </w:tc>
        <w:tc>
          <w:tcPr>
            <w:tcW w:w="1559" w:type="dxa"/>
          </w:tcPr>
          <w:p w14:paraId="6BCFD406" w14:textId="77777777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  <w:vMerge/>
          </w:tcPr>
          <w:p w14:paraId="1F05E8A9" w14:textId="77777777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</w:p>
        </w:tc>
      </w:tr>
      <w:tr w:rsidR="00C32C4D" w:rsidRPr="005954D6" w14:paraId="1488DA81" w14:textId="77777777" w:rsidTr="00CB1577">
        <w:tc>
          <w:tcPr>
            <w:tcW w:w="1809" w:type="dxa"/>
          </w:tcPr>
          <w:p w14:paraId="0B522ADB" w14:textId="490D6876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NadForumID</w:t>
            </w:r>
          </w:p>
        </w:tc>
        <w:tc>
          <w:tcPr>
            <w:tcW w:w="1418" w:type="dxa"/>
          </w:tcPr>
          <w:p w14:paraId="6A42BD4B" w14:textId="31BCBEB2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bigint</w:t>
            </w:r>
          </w:p>
        </w:tc>
        <w:tc>
          <w:tcPr>
            <w:tcW w:w="1984" w:type="dxa"/>
          </w:tcPr>
          <w:p w14:paraId="1D64C6C2" w14:textId="77777777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60" w:type="dxa"/>
          </w:tcPr>
          <w:p w14:paraId="3E29B228" w14:textId="77777777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</w:tcPr>
          <w:p w14:paraId="60A46C6A" w14:textId="77777777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  <w:vMerge/>
          </w:tcPr>
          <w:p w14:paraId="1EE00E14" w14:textId="77777777" w:rsidR="00C32C4D" w:rsidRPr="005954D6" w:rsidRDefault="00C32C4D" w:rsidP="00C32C4D">
            <w:pPr>
              <w:spacing w:before="0" w:after="0"/>
              <w:jc w:val="left"/>
              <w:rPr>
                <w:lang w:val="sr-Cyrl-RS"/>
              </w:rPr>
            </w:pPr>
          </w:p>
        </w:tc>
      </w:tr>
    </w:tbl>
    <w:p w14:paraId="28C422C1" w14:textId="77777777" w:rsidR="00F667B0" w:rsidRPr="005954D6" w:rsidRDefault="00F667B0" w:rsidP="003E3496">
      <w:pPr>
        <w:rPr>
          <w:lang w:val="sr-Cyrl-RS"/>
        </w:rPr>
      </w:pP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1701"/>
        <w:gridCol w:w="1701"/>
        <w:gridCol w:w="1560"/>
        <w:gridCol w:w="1559"/>
        <w:gridCol w:w="1559"/>
      </w:tblGrid>
      <w:tr w:rsidR="00631D2C" w:rsidRPr="005954D6" w14:paraId="2D4F7F9B" w14:textId="77777777" w:rsidTr="00631D2C">
        <w:tc>
          <w:tcPr>
            <w:tcW w:w="1809" w:type="dxa"/>
          </w:tcPr>
          <w:p w14:paraId="50F1D4B3" w14:textId="33F11333" w:rsidR="00631D2C" w:rsidRPr="005954D6" w:rsidRDefault="00D96058" w:rsidP="00631D2C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Т</w:t>
            </w:r>
            <w:r w:rsidR="00631D2C" w:rsidRPr="005954D6">
              <w:rPr>
                <w:b/>
                <w:lang w:val="sr-Cyrl-RS"/>
              </w:rPr>
              <w:t>абела Tema</w:t>
            </w:r>
          </w:p>
        </w:tc>
        <w:tc>
          <w:tcPr>
            <w:tcW w:w="3402" w:type="dxa"/>
            <w:gridSpan w:val="2"/>
          </w:tcPr>
          <w:p w14:paraId="6879C864" w14:textId="77777777" w:rsidR="00631D2C" w:rsidRPr="005954D6" w:rsidRDefault="00631D2C" w:rsidP="00631D2C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Просто вредносно ограничење</w:t>
            </w:r>
          </w:p>
        </w:tc>
        <w:tc>
          <w:tcPr>
            <w:tcW w:w="3119" w:type="dxa"/>
            <w:gridSpan w:val="2"/>
          </w:tcPr>
          <w:p w14:paraId="23099DB7" w14:textId="77777777" w:rsidR="00631D2C" w:rsidRPr="005954D6" w:rsidRDefault="00631D2C" w:rsidP="00631D2C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Сложено вредносно ограничење</w:t>
            </w:r>
          </w:p>
        </w:tc>
        <w:tc>
          <w:tcPr>
            <w:tcW w:w="1559" w:type="dxa"/>
          </w:tcPr>
          <w:p w14:paraId="42F432D9" w14:textId="77777777" w:rsidR="00631D2C" w:rsidRPr="005954D6" w:rsidRDefault="00631D2C" w:rsidP="00631D2C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Структурно ограничење</w:t>
            </w:r>
          </w:p>
        </w:tc>
      </w:tr>
      <w:tr w:rsidR="00631D2C" w:rsidRPr="005954D6" w14:paraId="0C4764B9" w14:textId="77777777" w:rsidTr="00631D2C">
        <w:tc>
          <w:tcPr>
            <w:tcW w:w="1809" w:type="dxa"/>
          </w:tcPr>
          <w:p w14:paraId="5DDF2FCE" w14:textId="4892DA49" w:rsidR="00631D2C" w:rsidRPr="005954D6" w:rsidRDefault="00631D2C" w:rsidP="00631D2C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Име атрибута</w:t>
            </w:r>
          </w:p>
        </w:tc>
        <w:tc>
          <w:tcPr>
            <w:tcW w:w="1701" w:type="dxa"/>
          </w:tcPr>
          <w:p w14:paraId="5639CB26" w14:textId="77777777" w:rsidR="00631D2C" w:rsidRPr="005954D6" w:rsidRDefault="00631D2C" w:rsidP="00631D2C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Тип атрибута</w:t>
            </w:r>
          </w:p>
        </w:tc>
        <w:tc>
          <w:tcPr>
            <w:tcW w:w="1701" w:type="dxa"/>
          </w:tcPr>
          <w:p w14:paraId="02335E6E" w14:textId="77777777" w:rsidR="00631D2C" w:rsidRPr="005954D6" w:rsidRDefault="00631D2C" w:rsidP="00631D2C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Вредност атрибута</w:t>
            </w:r>
          </w:p>
        </w:tc>
        <w:tc>
          <w:tcPr>
            <w:tcW w:w="1560" w:type="dxa"/>
          </w:tcPr>
          <w:p w14:paraId="07BA4B7A" w14:textId="77777777" w:rsidR="00631D2C" w:rsidRPr="005954D6" w:rsidRDefault="00631D2C" w:rsidP="00631D2C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Међузавис. атрибута једне табеле</w:t>
            </w:r>
          </w:p>
        </w:tc>
        <w:tc>
          <w:tcPr>
            <w:tcW w:w="1559" w:type="dxa"/>
          </w:tcPr>
          <w:p w14:paraId="10EE2C91" w14:textId="77777777" w:rsidR="00631D2C" w:rsidRPr="005954D6" w:rsidRDefault="00631D2C" w:rsidP="00631D2C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Међузавис. атрибута више табела</w:t>
            </w:r>
          </w:p>
        </w:tc>
        <w:tc>
          <w:tcPr>
            <w:tcW w:w="1559" w:type="dxa"/>
            <w:vMerge w:val="restart"/>
          </w:tcPr>
          <w:p w14:paraId="727DFC98" w14:textId="77777777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</w:p>
          <w:p w14:paraId="66504106" w14:textId="77777777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UPDATE</w:t>
            </w:r>
          </w:p>
          <w:p w14:paraId="2FDB77B2" w14:textId="77777777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RESTRICT</w:t>
            </w:r>
          </w:p>
          <w:p w14:paraId="118BAC74" w14:textId="7B737A1A" w:rsidR="00631D2C" w:rsidRPr="005954D6" w:rsidRDefault="00D96058" w:rsidP="00631D2C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Poruka</w:t>
            </w:r>
          </w:p>
          <w:p w14:paraId="366387E0" w14:textId="77777777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</w:p>
          <w:p w14:paraId="23607CE2" w14:textId="77777777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DELETE</w:t>
            </w:r>
          </w:p>
          <w:p w14:paraId="6DCF2A8D" w14:textId="77777777" w:rsidR="00631D2C" w:rsidRPr="005954D6" w:rsidRDefault="0098212A" w:rsidP="00631D2C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RESTRICT</w:t>
            </w:r>
          </w:p>
          <w:p w14:paraId="705BC953" w14:textId="0452DE1C" w:rsidR="0098212A" w:rsidRPr="005954D6" w:rsidRDefault="0098212A" w:rsidP="00631D2C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Poruka</w:t>
            </w:r>
          </w:p>
        </w:tc>
      </w:tr>
      <w:tr w:rsidR="00631D2C" w:rsidRPr="005954D6" w14:paraId="7E936830" w14:textId="77777777" w:rsidTr="00631D2C">
        <w:tc>
          <w:tcPr>
            <w:tcW w:w="1809" w:type="dxa"/>
          </w:tcPr>
          <w:p w14:paraId="29EFD284" w14:textId="3FA05111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ID</w:t>
            </w:r>
          </w:p>
        </w:tc>
        <w:tc>
          <w:tcPr>
            <w:tcW w:w="1701" w:type="dxa"/>
          </w:tcPr>
          <w:p w14:paraId="706BEC77" w14:textId="77777777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bigint</w:t>
            </w:r>
          </w:p>
        </w:tc>
        <w:tc>
          <w:tcPr>
            <w:tcW w:w="1701" w:type="dxa"/>
          </w:tcPr>
          <w:p w14:paraId="775B7B40" w14:textId="77777777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not null &gt; 0</w:t>
            </w:r>
          </w:p>
        </w:tc>
        <w:tc>
          <w:tcPr>
            <w:tcW w:w="1560" w:type="dxa"/>
          </w:tcPr>
          <w:p w14:paraId="0B94475B" w14:textId="77777777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</w:tcPr>
          <w:p w14:paraId="52822056" w14:textId="77777777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  <w:vMerge/>
          </w:tcPr>
          <w:p w14:paraId="651F5882" w14:textId="77777777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</w:p>
        </w:tc>
      </w:tr>
      <w:tr w:rsidR="00631D2C" w:rsidRPr="005954D6" w14:paraId="1D191C56" w14:textId="77777777" w:rsidTr="00631D2C">
        <w:tc>
          <w:tcPr>
            <w:tcW w:w="1809" w:type="dxa"/>
          </w:tcPr>
          <w:p w14:paraId="7810E807" w14:textId="77777777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Ime</w:t>
            </w:r>
          </w:p>
        </w:tc>
        <w:tc>
          <w:tcPr>
            <w:tcW w:w="1701" w:type="dxa"/>
          </w:tcPr>
          <w:p w14:paraId="3BA258A4" w14:textId="77777777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varchar(250)</w:t>
            </w:r>
          </w:p>
        </w:tc>
        <w:tc>
          <w:tcPr>
            <w:tcW w:w="1701" w:type="dxa"/>
          </w:tcPr>
          <w:p w14:paraId="5E2F6E68" w14:textId="77777777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not null</w:t>
            </w:r>
          </w:p>
        </w:tc>
        <w:tc>
          <w:tcPr>
            <w:tcW w:w="1560" w:type="dxa"/>
          </w:tcPr>
          <w:p w14:paraId="5CAB7C06" w14:textId="77777777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</w:tcPr>
          <w:p w14:paraId="39C1CFC4" w14:textId="77777777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  <w:vMerge/>
          </w:tcPr>
          <w:p w14:paraId="5B4C6705" w14:textId="77777777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</w:p>
        </w:tc>
      </w:tr>
      <w:tr w:rsidR="00631D2C" w:rsidRPr="005954D6" w14:paraId="0E6F2038" w14:textId="77777777" w:rsidTr="00631D2C">
        <w:tc>
          <w:tcPr>
            <w:tcW w:w="1809" w:type="dxa"/>
          </w:tcPr>
          <w:p w14:paraId="23EE0B47" w14:textId="2AF97B15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Obrisan</w:t>
            </w:r>
            <w:r w:rsidR="00CB1577" w:rsidRPr="005954D6">
              <w:rPr>
                <w:lang w:val="sr-Cyrl-RS"/>
              </w:rPr>
              <w:t>a</w:t>
            </w:r>
          </w:p>
        </w:tc>
        <w:tc>
          <w:tcPr>
            <w:tcW w:w="1701" w:type="dxa"/>
          </w:tcPr>
          <w:p w14:paraId="7E335823" w14:textId="77777777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tinyint(1)</w:t>
            </w:r>
          </w:p>
        </w:tc>
        <w:tc>
          <w:tcPr>
            <w:tcW w:w="1701" w:type="dxa"/>
          </w:tcPr>
          <w:p w14:paraId="12C94382" w14:textId="77777777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not null</w:t>
            </w:r>
          </w:p>
          <w:p w14:paraId="4E2F9164" w14:textId="77777777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default false</w:t>
            </w:r>
          </w:p>
        </w:tc>
        <w:tc>
          <w:tcPr>
            <w:tcW w:w="1560" w:type="dxa"/>
          </w:tcPr>
          <w:p w14:paraId="11E987E4" w14:textId="77777777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</w:tcPr>
          <w:p w14:paraId="470EF225" w14:textId="77777777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  <w:vMerge/>
          </w:tcPr>
          <w:p w14:paraId="236C57C0" w14:textId="77777777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</w:p>
        </w:tc>
      </w:tr>
      <w:tr w:rsidR="00631D2C" w:rsidRPr="005954D6" w14:paraId="03310C8F" w14:textId="77777777" w:rsidTr="00631D2C">
        <w:tc>
          <w:tcPr>
            <w:tcW w:w="1809" w:type="dxa"/>
          </w:tcPr>
          <w:p w14:paraId="5833B20D" w14:textId="62C15F46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Zakljucana</w:t>
            </w:r>
          </w:p>
        </w:tc>
        <w:tc>
          <w:tcPr>
            <w:tcW w:w="1701" w:type="dxa"/>
          </w:tcPr>
          <w:p w14:paraId="52426EEB" w14:textId="16EABFC6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tinyint(1)</w:t>
            </w:r>
          </w:p>
        </w:tc>
        <w:tc>
          <w:tcPr>
            <w:tcW w:w="1701" w:type="dxa"/>
          </w:tcPr>
          <w:p w14:paraId="59A6112D" w14:textId="77777777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not null &gt; 0</w:t>
            </w:r>
          </w:p>
          <w:p w14:paraId="52EDC316" w14:textId="2D79B415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 xml:space="preserve">default </w:t>
            </w:r>
            <w:r w:rsidR="00CB1577" w:rsidRPr="005954D6">
              <w:rPr>
                <w:lang w:val="sr-Cyrl-RS"/>
              </w:rPr>
              <w:t>false</w:t>
            </w:r>
          </w:p>
        </w:tc>
        <w:tc>
          <w:tcPr>
            <w:tcW w:w="1560" w:type="dxa"/>
          </w:tcPr>
          <w:p w14:paraId="066217BC" w14:textId="77777777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</w:tcPr>
          <w:p w14:paraId="7C353A9F" w14:textId="77777777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  <w:vMerge/>
          </w:tcPr>
          <w:p w14:paraId="2116CFDD" w14:textId="77777777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</w:p>
        </w:tc>
      </w:tr>
      <w:tr w:rsidR="00631D2C" w:rsidRPr="005954D6" w14:paraId="37F869D1" w14:textId="77777777" w:rsidTr="00631D2C">
        <w:tc>
          <w:tcPr>
            <w:tcW w:w="1809" w:type="dxa"/>
          </w:tcPr>
          <w:p w14:paraId="0BBB7111" w14:textId="77777777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BrojPoruka</w:t>
            </w:r>
          </w:p>
        </w:tc>
        <w:tc>
          <w:tcPr>
            <w:tcW w:w="1701" w:type="dxa"/>
          </w:tcPr>
          <w:p w14:paraId="30ED459D" w14:textId="77777777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int</w:t>
            </w:r>
          </w:p>
        </w:tc>
        <w:tc>
          <w:tcPr>
            <w:tcW w:w="1701" w:type="dxa"/>
          </w:tcPr>
          <w:p w14:paraId="1994577E" w14:textId="77777777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not null &gt; 0</w:t>
            </w:r>
          </w:p>
          <w:p w14:paraId="6AED4198" w14:textId="369C83D1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default</w:t>
            </w:r>
            <w:r w:rsidR="00CB1577" w:rsidRPr="005954D6">
              <w:rPr>
                <w:lang w:val="sr-Cyrl-RS"/>
              </w:rPr>
              <w:t xml:space="preserve"> 0</w:t>
            </w:r>
          </w:p>
        </w:tc>
        <w:tc>
          <w:tcPr>
            <w:tcW w:w="1560" w:type="dxa"/>
          </w:tcPr>
          <w:p w14:paraId="2AFA4AFC" w14:textId="77777777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</w:tcPr>
          <w:p w14:paraId="5F1B70D9" w14:textId="77777777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  <w:vMerge/>
          </w:tcPr>
          <w:p w14:paraId="3AC523BA" w14:textId="77777777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</w:p>
        </w:tc>
      </w:tr>
      <w:tr w:rsidR="00631D2C" w:rsidRPr="005954D6" w14:paraId="2429E5DA" w14:textId="77777777" w:rsidTr="00631D2C">
        <w:tc>
          <w:tcPr>
            <w:tcW w:w="1809" w:type="dxa"/>
          </w:tcPr>
          <w:p w14:paraId="3C811D7B" w14:textId="77777777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UkupanBroj Poruka</w:t>
            </w:r>
          </w:p>
        </w:tc>
        <w:tc>
          <w:tcPr>
            <w:tcW w:w="1701" w:type="dxa"/>
          </w:tcPr>
          <w:p w14:paraId="4054BB45" w14:textId="77777777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int</w:t>
            </w:r>
          </w:p>
        </w:tc>
        <w:tc>
          <w:tcPr>
            <w:tcW w:w="1701" w:type="dxa"/>
          </w:tcPr>
          <w:p w14:paraId="0DA119C4" w14:textId="77777777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not null &gt; 0</w:t>
            </w:r>
          </w:p>
          <w:p w14:paraId="7866238E" w14:textId="65B39D0A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default</w:t>
            </w:r>
            <w:r w:rsidR="00CB1577" w:rsidRPr="005954D6">
              <w:rPr>
                <w:lang w:val="sr-Cyrl-RS"/>
              </w:rPr>
              <w:t xml:space="preserve"> 0</w:t>
            </w:r>
          </w:p>
        </w:tc>
        <w:tc>
          <w:tcPr>
            <w:tcW w:w="1560" w:type="dxa"/>
          </w:tcPr>
          <w:p w14:paraId="016EF700" w14:textId="77777777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</w:tcPr>
          <w:p w14:paraId="19066A95" w14:textId="77777777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  <w:vMerge/>
          </w:tcPr>
          <w:p w14:paraId="263396B8" w14:textId="77777777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</w:p>
        </w:tc>
      </w:tr>
      <w:tr w:rsidR="00631D2C" w:rsidRPr="005954D6" w14:paraId="7FCD8037" w14:textId="77777777" w:rsidTr="00631D2C">
        <w:tc>
          <w:tcPr>
            <w:tcW w:w="1809" w:type="dxa"/>
          </w:tcPr>
          <w:p w14:paraId="7663A596" w14:textId="41EEFEB7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ForumID</w:t>
            </w:r>
          </w:p>
        </w:tc>
        <w:tc>
          <w:tcPr>
            <w:tcW w:w="1701" w:type="dxa"/>
          </w:tcPr>
          <w:p w14:paraId="67D45554" w14:textId="77777777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bigint</w:t>
            </w:r>
          </w:p>
        </w:tc>
        <w:tc>
          <w:tcPr>
            <w:tcW w:w="1701" w:type="dxa"/>
          </w:tcPr>
          <w:p w14:paraId="57DA540D" w14:textId="08AE8A3A" w:rsidR="00631D2C" w:rsidRPr="005954D6" w:rsidRDefault="00CB1577" w:rsidP="00631D2C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not null</w:t>
            </w:r>
          </w:p>
        </w:tc>
        <w:tc>
          <w:tcPr>
            <w:tcW w:w="1560" w:type="dxa"/>
          </w:tcPr>
          <w:p w14:paraId="6DD75D12" w14:textId="77777777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</w:tcPr>
          <w:p w14:paraId="7A1A8062" w14:textId="77777777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  <w:vMerge/>
          </w:tcPr>
          <w:p w14:paraId="65BC31C0" w14:textId="77777777" w:rsidR="00631D2C" w:rsidRPr="005954D6" w:rsidRDefault="00631D2C" w:rsidP="00631D2C">
            <w:pPr>
              <w:spacing w:before="0" w:after="0"/>
              <w:jc w:val="left"/>
              <w:rPr>
                <w:lang w:val="sr-Cyrl-RS"/>
              </w:rPr>
            </w:pPr>
          </w:p>
        </w:tc>
      </w:tr>
    </w:tbl>
    <w:p w14:paraId="6AAC0C7A" w14:textId="77777777" w:rsidR="00631D2C" w:rsidRPr="005954D6" w:rsidRDefault="00631D2C" w:rsidP="003E3496">
      <w:pPr>
        <w:rPr>
          <w:lang w:val="sr-Cyrl-RS"/>
        </w:rPr>
      </w:pP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1701"/>
        <w:gridCol w:w="1701"/>
        <w:gridCol w:w="1560"/>
        <w:gridCol w:w="1559"/>
        <w:gridCol w:w="1559"/>
      </w:tblGrid>
      <w:tr w:rsidR="00CB1577" w:rsidRPr="005954D6" w14:paraId="7C259D80" w14:textId="77777777" w:rsidTr="00471AA1">
        <w:tc>
          <w:tcPr>
            <w:tcW w:w="1809" w:type="dxa"/>
          </w:tcPr>
          <w:p w14:paraId="778B4B47" w14:textId="1C7A680C" w:rsidR="00CB1577" w:rsidRPr="005954D6" w:rsidRDefault="00CB1577" w:rsidP="00471AA1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lastRenderedPageBreak/>
              <w:t>Табела Poruka</w:t>
            </w:r>
          </w:p>
        </w:tc>
        <w:tc>
          <w:tcPr>
            <w:tcW w:w="3402" w:type="dxa"/>
            <w:gridSpan w:val="2"/>
          </w:tcPr>
          <w:p w14:paraId="35D3E94A" w14:textId="77777777" w:rsidR="00CB1577" w:rsidRPr="005954D6" w:rsidRDefault="00CB1577" w:rsidP="00471AA1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Просто вредносно ограничење</w:t>
            </w:r>
          </w:p>
        </w:tc>
        <w:tc>
          <w:tcPr>
            <w:tcW w:w="3119" w:type="dxa"/>
            <w:gridSpan w:val="2"/>
          </w:tcPr>
          <w:p w14:paraId="1DA99786" w14:textId="77777777" w:rsidR="00CB1577" w:rsidRPr="005954D6" w:rsidRDefault="00CB1577" w:rsidP="00471AA1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Сложено вредносно ограничење</w:t>
            </w:r>
          </w:p>
        </w:tc>
        <w:tc>
          <w:tcPr>
            <w:tcW w:w="1559" w:type="dxa"/>
          </w:tcPr>
          <w:p w14:paraId="0E26A8C7" w14:textId="77777777" w:rsidR="00CB1577" w:rsidRPr="005954D6" w:rsidRDefault="00CB1577" w:rsidP="00471AA1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Структурно ограничење</w:t>
            </w:r>
          </w:p>
        </w:tc>
      </w:tr>
      <w:tr w:rsidR="00CB1577" w:rsidRPr="005954D6" w14:paraId="1FFEE87B" w14:textId="77777777" w:rsidTr="00471AA1">
        <w:tc>
          <w:tcPr>
            <w:tcW w:w="1809" w:type="dxa"/>
          </w:tcPr>
          <w:p w14:paraId="4A183514" w14:textId="77777777" w:rsidR="00CB1577" w:rsidRPr="005954D6" w:rsidRDefault="00CB1577" w:rsidP="00471AA1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Име атрибута</w:t>
            </w:r>
          </w:p>
        </w:tc>
        <w:tc>
          <w:tcPr>
            <w:tcW w:w="1701" w:type="dxa"/>
          </w:tcPr>
          <w:p w14:paraId="1DB92A97" w14:textId="77777777" w:rsidR="00CB1577" w:rsidRPr="005954D6" w:rsidRDefault="00CB1577" w:rsidP="00471AA1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Тип атрибута</w:t>
            </w:r>
          </w:p>
        </w:tc>
        <w:tc>
          <w:tcPr>
            <w:tcW w:w="1701" w:type="dxa"/>
          </w:tcPr>
          <w:p w14:paraId="63A3B307" w14:textId="77777777" w:rsidR="00CB1577" w:rsidRPr="005954D6" w:rsidRDefault="00CB1577" w:rsidP="00471AA1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Вредност атрибута</w:t>
            </w:r>
          </w:p>
        </w:tc>
        <w:tc>
          <w:tcPr>
            <w:tcW w:w="1560" w:type="dxa"/>
          </w:tcPr>
          <w:p w14:paraId="1A17FB06" w14:textId="77777777" w:rsidR="00CB1577" w:rsidRPr="005954D6" w:rsidRDefault="00CB1577" w:rsidP="00471AA1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Међузавис. атрибута једне табеле</w:t>
            </w:r>
          </w:p>
        </w:tc>
        <w:tc>
          <w:tcPr>
            <w:tcW w:w="1559" w:type="dxa"/>
          </w:tcPr>
          <w:p w14:paraId="2505C2BD" w14:textId="77777777" w:rsidR="00CB1577" w:rsidRPr="005954D6" w:rsidRDefault="00CB1577" w:rsidP="00471AA1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Међузавис. атрибута више табела</w:t>
            </w:r>
          </w:p>
        </w:tc>
        <w:tc>
          <w:tcPr>
            <w:tcW w:w="1559" w:type="dxa"/>
            <w:vMerge w:val="restart"/>
          </w:tcPr>
          <w:p w14:paraId="4B2641B4" w14:textId="77777777" w:rsidR="00CB1577" w:rsidRPr="005954D6" w:rsidRDefault="00CB1577" w:rsidP="00471AA1">
            <w:pPr>
              <w:spacing w:before="0" w:after="0"/>
              <w:jc w:val="left"/>
              <w:rPr>
                <w:lang w:val="sr-Cyrl-RS"/>
              </w:rPr>
            </w:pPr>
          </w:p>
          <w:p w14:paraId="15B372EE" w14:textId="77777777" w:rsidR="00CB1577" w:rsidRPr="005954D6" w:rsidRDefault="00CB1577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UPDATE</w:t>
            </w:r>
          </w:p>
          <w:p w14:paraId="3E7F1E43" w14:textId="255766D6" w:rsidR="00CB1577" w:rsidRPr="005954D6" w:rsidRDefault="0098212A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/</w:t>
            </w:r>
          </w:p>
          <w:p w14:paraId="2DB8CC0E" w14:textId="77777777" w:rsidR="00CB1577" w:rsidRPr="005954D6" w:rsidRDefault="00CB1577" w:rsidP="00471AA1">
            <w:pPr>
              <w:spacing w:before="0" w:after="0"/>
              <w:jc w:val="left"/>
              <w:rPr>
                <w:lang w:val="sr-Cyrl-RS"/>
              </w:rPr>
            </w:pPr>
          </w:p>
          <w:p w14:paraId="12CB196A" w14:textId="77777777" w:rsidR="00CB1577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DELETE</w:t>
            </w:r>
          </w:p>
          <w:p w14:paraId="371AF392" w14:textId="149ABFD1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/</w:t>
            </w:r>
          </w:p>
        </w:tc>
      </w:tr>
      <w:tr w:rsidR="00CB1577" w:rsidRPr="005954D6" w14:paraId="427A1722" w14:textId="77777777" w:rsidTr="00471AA1">
        <w:tc>
          <w:tcPr>
            <w:tcW w:w="1809" w:type="dxa"/>
          </w:tcPr>
          <w:p w14:paraId="11297241" w14:textId="77777777" w:rsidR="00CB1577" w:rsidRPr="005954D6" w:rsidRDefault="00CB1577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ID</w:t>
            </w:r>
          </w:p>
        </w:tc>
        <w:tc>
          <w:tcPr>
            <w:tcW w:w="1701" w:type="dxa"/>
          </w:tcPr>
          <w:p w14:paraId="7E10EA99" w14:textId="77777777" w:rsidR="00CB1577" w:rsidRPr="005954D6" w:rsidRDefault="00CB1577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bigint</w:t>
            </w:r>
          </w:p>
        </w:tc>
        <w:tc>
          <w:tcPr>
            <w:tcW w:w="1701" w:type="dxa"/>
          </w:tcPr>
          <w:p w14:paraId="6A04D841" w14:textId="77777777" w:rsidR="00CB1577" w:rsidRPr="005954D6" w:rsidRDefault="00CB1577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not null &gt; 0</w:t>
            </w:r>
          </w:p>
        </w:tc>
        <w:tc>
          <w:tcPr>
            <w:tcW w:w="1560" w:type="dxa"/>
          </w:tcPr>
          <w:p w14:paraId="56E92C60" w14:textId="77777777" w:rsidR="00CB1577" w:rsidRPr="005954D6" w:rsidRDefault="00CB1577" w:rsidP="00471AA1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</w:tcPr>
          <w:p w14:paraId="4A5834E4" w14:textId="77777777" w:rsidR="00CB1577" w:rsidRPr="005954D6" w:rsidRDefault="00CB1577" w:rsidP="00471AA1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  <w:vMerge/>
          </w:tcPr>
          <w:p w14:paraId="34F1FCC0" w14:textId="77777777" w:rsidR="00CB1577" w:rsidRPr="005954D6" w:rsidRDefault="00CB1577" w:rsidP="00471AA1">
            <w:pPr>
              <w:spacing w:before="0" w:after="0"/>
              <w:jc w:val="left"/>
              <w:rPr>
                <w:lang w:val="sr-Cyrl-RS"/>
              </w:rPr>
            </w:pPr>
          </w:p>
        </w:tc>
      </w:tr>
      <w:tr w:rsidR="00CB1577" w:rsidRPr="005954D6" w14:paraId="7031F1C8" w14:textId="77777777" w:rsidTr="00471AA1">
        <w:tc>
          <w:tcPr>
            <w:tcW w:w="1809" w:type="dxa"/>
          </w:tcPr>
          <w:p w14:paraId="60D654D5" w14:textId="6DFA1730" w:rsidR="00CB1577" w:rsidRPr="005954D6" w:rsidRDefault="00CB1577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Tekst</w:t>
            </w:r>
          </w:p>
        </w:tc>
        <w:tc>
          <w:tcPr>
            <w:tcW w:w="1701" w:type="dxa"/>
          </w:tcPr>
          <w:p w14:paraId="19815549" w14:textId="16C7995D" w:rsidR="00CB1577" w:rsidRPr="005954D6" w:rsidRDefault="00CB1577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tekst</w:t>
            </w:r>
          </w:p>
        </w:tc>
        <w:tc>
          <w:tcPr>
            <w:tcW w:w="1701" w:type="dxa"/>
          </w:tcPr>
          <w:p w14:paraId="11B18633" w14:textId="77777777" w:rsidR="00CB1577" w:rsidRPr="005954D6" w:rsidRDefault="00CB1577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not null</w:t>
            </w:r>
          </w:p>
        </w:tc>
        <w:tc>
          <w:tcPr>
            <w:tcW w:w="1560" w:type="dxa"/>
          </w:tcPr>
          <w:p w14:paraId="6275FA3D" w14:textId="77777777" w:rsidR="00CB1577" w:rsidRPr="005954D6" w:rsidRDefault="00CB1577" w:rsidP="00471AA1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</w:tcPr>
          <w:p w14:paraId="630DDA56" w14:textId="77777777" w:rsidR="00CB1577" w:rsidRPr="005954D6" w:rsidRDefault="00CB1577" w:rsidP="00471AA1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  <w:vMerge/>
          </w:tcPr>
          <w:p w14:paraId="257E0FD4" w14:textId="77777777" w:rsidR="00CB1577" w:rsidRPr="005954D6" w:rsidRDefault="00CB1577" w:rsidP="00471AA1">
            <w:pPr>
              <w:spacing w:before="0" w:after="0"/>
              <w:jc w:val="left"/>
              <w:rPr>
                <w:lang w:val="sr-Cyrl-RS"/>
              </w:rPr>
            </w:pPr>
          </w:p>
        </w:tc>
      </w:tr>
      <w:tr w:rsidR="00CB1577" w:rsidRPr="005954D6" w14:paraId="319515FF" w14:textId="77777777" w:rsidTr="00471AA1">
        <w:tc>
          <w:tcPr>
            <w:tcW w:w="1809" w:type="dxa"/>
          </w:tcPr>
          <w:p w14:paraId="47158795" w14:textId="77777777" w:rsidR="00CB1577" w:rsidRPr="005954D6" w:rsidRDefault="00CB1577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Obrisana</w:t>
            </w:r>
          </w:p>
        </w:tc>
        <w:tc>
          <w:tcPr>
            <w:tcW w:w="1701" w:type="dxa"/>
          </w:tcPr>
          <w:p w14:paraId="1FFF37C5" w14:textId="77777777" w:rsidR="00CB1577" w:rsidRPr="005954D6" w:rsidRDefault="00CB1577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tinyint(1)</w:t>
            </w:r>
          </w:p>
        </w:tc>
        <w:tc>
          <w:tcPr>
            <w:tcW w:w="1701" w:type="dxa"/>
          </w:tcPr>
          <w:p w14:paraId="1D0B55D6" w14:textId="77777777" w:rsidR="00CB1577" w:rsidRPr="005954D6" w:rsidRDefault="00CB1577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not null</w:t>
            </w:r>
          </w:p>
          <w:p w14:paraId="56E8C157" w14:textId="77777777" w:rsidR="00CB1577" w:rsidRPr="005954D6" w:rsidRDefault="00CB1577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default false</w:t>
            </w:r>
          </w:p>
        </w:tc>
        <w:tc>
          <w:tcPr>
            <w:tcW w:w="1560" w:type="dxa"/>
          </w:tcPr>
          <w:p w14:paraId="3A4E1533" w14:textId="77777777" w:rsidR="00CB1577" w:rsidRPr="005954D6" w:rsidRDefault="00CB1577" w:rsidP="00471AA1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</w:tcPr>
          <w:p w14:paraId="60902343" w14:textId="77777777" w:rsidR="00CB1577" w:rsidRPr="005954D6" w:rsidRDefault="00CB1577" w:rsidP="00471AA1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  <w:vMerge/>
          </w:tcPr>
          <w:p w14:paraId="14A5A419" w14:textId="77777777" w:rsidR="00CB1577" w:rsidRPr="005954D6" w:rsidRDefault="00CB1577" w:rsidP="00471AA1">
            <w:pPr>
              <w:spacing w:before="0" w:after="0"/>
              <w:jc w:val="left"/>
              <w:rPr>
                <w:lang w:val="sr-Cyrl-RS"/>
              </w:rPr>
            </w:pPr>
          </w:p>
        </w:tc>
      </w:tr>
      <w:tr w:rsidR="00CB1577" w:rsidRPr="005954D6" w14:paraId="1110C6FE" w14:textId="77777777" w:rsidTr="00471AA1">
        <w:tc>
          <w:tcPr>
            <w:tcW w:w="1809" w:type="dxa"/>
          </w:tcPr>
          <w:p w14:paraId="3F7992FB" w14:textId="77777777" w:rsidR="00CB1577" w:rsidRPr="005954D6" w:rsidRDefault="00CB1577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Zakljucana</w:t>
            </w:r>
          </w:p>
        </w:tc>
        <w:tc>
          <w:tcPr>
            <w:tcW w:w="1701" w:type="dxa"/>
          </w:tcPr>
          <w:p w14:paraId="36087BA1" w14:textId="77777777" w:rsidR="00CB1577" w:rsidRPr="005954D6" w:rsidRDefault="00CB1577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tinyint(1)</w:t>
            </w:r>
          </w:p>
        </w:tc>
        <w:tc>
          <w:tcPr>
            <w:tcW w:w="1701" w:type="dxa"/>
          </w:tcPr>
          <w:p w14:paraId="7E7B9E29" w14:textId="62B1713B" w:rsidR="00CB1577" w:rsidRPr="005954D6" w:rsidRDefault="00CB1577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not null</w:t>
            </w:r>
          </w:p>
          <w:p w14:paraId="676F8074" w14:textId="0A9E0276" w:rsidR="00CB1577" w:rsidRPr="005954D6" w:rsidRDefault="00CB1577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default 0</w:t>
            </w:r>
          </w:p>
        </w:tc>
        <w:tc>
          <w:tcPr>
            <w:tcW w:w="1560" w:type="dxa"/>
          </w:tcPr>
          <w:p w14:paraId="3B9FE232" w14:textId="77777777" w:rsidR="00CB1577" w:rsidRPr="005954D6" w:rsidRDefault="00CB1577" w:rsidP="00471AA1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</w:tcPr>
          <w:p w14:paraId="7FB55BE5" w14:textId="77777777" w:rsidR="00CB1577" w:rsidRPr="005954D6" w:rsidRDefault="00CB1577" w:rsidP="00471AA1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  <w:vMerge/>
          </w:tcPr>
          <w:p w14:paraId="6B93682F" w14:textId="77777777" w:rsidR="00CB1577" w:rsidRPr="005954D6" w:rsidRDefault="00CB1577" w:rsidP="00471AA1">
            <w:pPr>
              <w:spacing w:before="0" w:after="0"/>
              <w:jc w:val="left"/>
              <w:rPr>
                <w:lang w:val="sr-Cyrl-RS"/>
              </w:rPr>
            </w:pPr>
          </w:p>
        </w:tc>
      </w:tr>
      <w:tr w:rsidR="00CB1577" w:rsidRPr="005954D6" w14:paraId="181F0229" w14:textId="77777777" w:rsidTr="00471AA1">
        <w:tc>
          <w:tcPr>
            <w:tcW w:w="1809" w:type="dxa"/>
          </w:tcPr>
          <w:p w14:paraId="4BAEB1C0" w14:textId="77777777" w:rsidR="00CB1577" w:rsidRPr="005954D6" w:rsidRDefault="00CB1577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BrojPoruka</w:t>
            </w:r>
          </w:p>
        </w:tc>
        <w:tc>
          <w:tcPr>
            <w:tcW w:w="1701" w:type="dxa"/>
          </w:tcPr>
          <w:p w14:paraId="07E5E46D" w14:textId="77777777" w:rsidR="00CB1577" w:rsidRPr="005954D6" w:rsidRDefault="00CB1577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int</w:t>
            </w:r>
          </w:p>
        </w:tc>
        <w:tc>
          <w:tcPr>
            <w:tcW w:w="1701" w:type="dxa"/>
          </w:tcPr>
          <w:p w14:paraId="1978DCA0" w14:textId="24346F49" w:rsidR="00CB1577" w:rsidRPr="005954D6" w:rsidRDefault="00CB1577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not null</w:t>
            </w:r>
          </w:p>
          <w:p w14:paraId="4CB4B45A" w14:textId="71C30070" w:rsidR="00CB1577" w:rsidRPr="005954D6" w:rsidRDefault="00CB1577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default 0</w:t>
            </w:r>
          </w:p>
        </w:tc>
        <w:tc>
          <w:tcPr>
            <w:tcW w:w="1560" w:type="dxa"/>
          </w:tcPr>
          <w:p w14:paraId="4B77AC73" w14:textId="77777777" w:rsidR="00CB1577" w:rsidRPr="005954D6" w:rsidRDefault="00CB1577" w:rsidP="00471AA1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</w:tcPr>
          <w:p w14:paraId="491F83C1" w14:textId="77777777" w:rsidR="00CB1577" w:rsidRPr="005954D6" w:rsidRDefault="00CB1577" w:rsidP="00471AA1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  <w:vMerge/>
          </w:tcPr>
          <w:p w14:paraId="590E63FF" w14:textId="77777777" w:rsidR="00CB1577" w:rsidRPr="005954D6" w:rsidRDefault="00CB1577" w:rsidP="00471AA1">
            <w:pPr>
              <w:spacing w:before="0" w:after="0"/>
              <w:jc w:val="left"/>
              <w:rPr>
                <w:lang w:val="sr-Cyrl-RS"/>
              </w:rPr>
            </w:pPr>
          </w:p>
        </w:tc>
      </w:tr>
      <w:tr w:rsidR="00CB1577" w:rsidRPr="005954D6" w14:paraId="76503251" w14:textId="77777777" w:rsidTr="00471AA1">
        <w:tc>
          <w:tcPr>
            <w:tcW w:w="1809" w:type="dxa"/>
          </w:tcPr>
          <w:p w14:paraId="78A28E2C" w14:textId="5023372C" w:rsidR="00CB1577" w:rsidRPr="005954D6" w:rsidRDefault="00CB1577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KorisnikID</w:t>
            </w:r>
          </w:p>
        </w:tc>
        <w:tc>
          <w:tcPr>
            <w:tcW w:w="1701" w:type="dxa"/>
          </w:tcPr>
          <w:p w14:paraId="0F351F6E" w14:textId="72086E19" w:rsidR="00CB1577" w:rsidRPr="005954D6" w:rsidRDefault="00CB1577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bigint</w:t>
            </w:r>
          </w:p>
        </w:tc>
        <w:tc>
          <w:tcPr>
            <w:tcW w:w="1701" w:type="dxa"/>
          </w:tcPr>
          <w:p w14:paraId="135583D8" w14:textId="2A9D5B44" w:rsidR="00CB1577" w:rsidRPr="005954D6" w:rsidRDefault="00CB1577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not null</w:t>
            </w:r>
          </w:p>
        </w:tc>
        <w:tc>
          <w:tcPr>
            <w:tcW w:w="1560" w:type="dxa"/>
          </w:tcPr>
          <w:p w14:paraId="52AFBE60" w14:textId="77777777" w:rsidR="00CB1577" w:rsidRPr="005954D6" w:rsidRDefault="00CB1577" w:rsidP="00471AA1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</w:tcPr>
          <w:p w14:paraId="3B273899" w14:textId="77777777" w:rsidR="00CB1577" w:rsidRPr="005954D6" w:rsidRDefault="00CB1577" w:rsidP="00471AA1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  <w:vMerge/>
          </w:tcPr>
          <w:p w14:paraId="6AB3299C" w14:textId="77777777" w:rsidR="00CB1577" w:rsidRPr="005954D6" w:rsidRDefault="00CB1577" w:rsidP="00471AA1">
            <w:pPr>
              <w:spacing w:before="0" w:after="0"/>
              <w:jc w:val="left"/>
              <w:rPr>
                <w:lang w:val="sr-Cyrl-RS"/>
              </w:rPr>
            </w:pPr>
          </w:p>
        </w:tc>
      </w:tr>
      <w:tr w:rsidR="00CB1577" w:rsidRPr="005954D6" w14:paraId="6C21D620" w14:textId="77777777" w:rsidTr="00471AA1">
        <w:tc>
          <w:tcPr>
            <w:tcW w:w="1809" w:type="dxa"/>
          </w:tcPr>
          <w:p w14:paraId="7DA735CC" w14:textId="258C1A32" w:rsidR="00CB1577" w:rsidRPr="005954D6" w:rsidRDefault="00CB1577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TemaID</w:t>
            </w:r>
          </w:p>
        </w:tc>
        <w:tc>
          <w:tcPr>
            <w:tcW w:w="1701" w:type="dxa"/>
          </w:tcPr>
          <w:p w14:paraId="12C7D45D" w14:textId="77777777" w:rsidR="00CB1577" w:rsidRPr="005954D6" w:rsidRDefault="00CB1577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bigint</w:t>
            </w:r>
          </w:p>
        </w:tc>
        <w:tc>
          <w:tcPr>
            <w:tcW w:w="1701" w:type="dxa"/>
          </w:tcPr>
          <w:p w14:paraId="172AB400" w14:textId="77777777" w:rsidR="00CB1577" w:rsidRPr="005954D6" w:rsidRDefault="00CB1577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not null</w:t>
            </w:r>
          </w:p>
        </w:tc>
        <w:tc>
          <w:tcPr>
            <w:tcW w:w="1560" w:type="dxa"/>
          </w:tcPr>
          <w:p w14:paraId="5C483106" w14:textId="77777777" w:rsidR="00CB1577" w:rsidRPr="005954D6" w:rsidRDefault="00CB1577" w:rsidP="00471AA1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</w:tcPr>
          <w:p w14:paraId="588DA8E4" w14:textId="77777777" w:rsidR="00CB1577" w:rsidRPr="005954D6" w:rsidRDefault="00CB1577" w:rsidP="00471AA1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  <w:vMerge/>
          </w:tcPr>
          <w:p w14:paraId="4D951A61" w14:textId="77777777" w:rsidR="00CB1577" w:rsidRPr="005954D6" w:rsidRDefault="00CB1577" w:rsidP="00471AA1">
            <w:pPr>
              <w:spacing w:before="0" w:after="0"/>
              <w:jc w:val="left"/>
              <w:rPr>
                <w:lang w:val="sr-Cyrl-RS"/>
              </w:rPr>
            </w:pPr>
          </w:p>
        </w:tc>
      </w:tr>
    </w:tbl>
    <w:p w14:paraId="06E0C251" w14:textId="77777777" w:rsidR="00CB1577" w:rsidRPr="005954D6" w:rsidRDefault="00CB1577" w:rsidP="003E3496">
      <w:pPr>
        <w:rPr>
          <w:lang w:val="sr-Cyrl-RS"/>
        </w:rPr>
      </w:pP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1701"/>
        <w:gridCol w:w="1701"/>
        <w:gridCol w:w="1560"/>
        <w:gridCol w:w="1559"/>
        <w:gridCol w:w="1559"/>
      </w:tblGrid>
      <w:tr w:rsidR="00190264" w:rsidRPr="005954D6" w14:paraId="148C14B1" w14:textId="77777777" w:rsidTr="00471AA1">
        <w:tc>
          <w:tcPr>
            <w:tcW w:w="1809" w:type="dxa"/>
          </w:tcPr>
          <w:p w14:paraId="6B5B755F" w14:textId="4FACB8C4" w:rsidR="00190264" w:rsidRPr="005954D6" w:rsidRDefault="00190264" w:rsidP="00190264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Табела Korisnik</w:t>
            </w:r>
          </w:p>
        </w:tc>
        <w:tc>
          <w:tcPr>
            <w:tcW w:w="3402" w:type="dxa"/>
            <w:gridSpan w:val="2"/>
          </w:tcPr>
          <w:p w14:paraId="2EB2B09A" w14:textId="77777777" w:rsidR="00190264" w:rsidRPr="005954D6" w:rsidRDefault="00190264" w:rsidP="00471AA1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Просто вредносно ограничење</w:t>
            </w:r>
          </w:p>
        </w:tc>
        <w:tc>
          <w:tcPr>
            <w:tcW w:w="3119" w:type="dxa"/>
            <w:gridSpan w:val="2"/>
          </w:tcPr>
          <w:p w14:paraId="182DDDC9" w14:textId="77777777" w:rsidR="00190264" w:rsidRPr="005954D6" w:rsidRDefault="00190264" w:rsidP="00471AA1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Сложено вредносно ограничење</w:t>
            </w:r>
          </w:p>
        </w:tc>
        <w:tc>
          <w:tcPr>
            <w:tcW w:w="1559" w:type="dxa"/>
          </w:tcPr>
          <w:p w14:paraId="32A239B1" w14:textId="77777777" w:rsidR="00190264" w:rsidRPr="005954D6" w:rsidRDefault="00190264" w:rsidP="00471AA1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Структурно ограничење</w:t>
            </w:r>
          </w:p>
        </w:tc>
      </w:tr>
      <w:tr w:rsidR="00190264" w:rsidRPr="005954D6" w14:paraId="7900C61B" w14:textId="77777777" w:rsidTr="00471AA1">
        <w:tc>
          <w:tcPr>
            <w:tcW w:w="1809" w:type="dxa"/>
          </w:tcPr>
          <w:p w14:paraId="5D029886" w14:textId="77777777" w:rsidR="00190264" w:rsidRPr="005954D6" w:rsidRDefault="00190264" w:rsidP="00471AA1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Име атрибута</w:t>
            </w:r>
          </w:p>
        </w:tc>
        <w:tc>
          <w:tcPr>
            <w:tcW w:w="1701" w:type="dxa"/>
          </w:tcPr>
          <w:p w14:paraId="47A23ECC" w14:textId="77777777" w:rsidR="00190264" w:rsidRPr="005954D6" w:rsidRDefault="00190264" w:rsidP="00471AA1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Тип атрибута</w:t>
            </w:r>
          </w:p>
        </w:tc>
        <w:tc>
          <w:tcPr>
            <w:tcW w:w="1701" w:type="dxa"/>
          </w:tcPr>
          <w:p w14:paraId="364FE416" w14:textId="77777777" w:rsidR="00190264" w:rsidRPr="005954D6" w:rsidRDefault="00190264" w:rsidP="00471AA1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Вредност атрибута</w:t>
            </w:r>
          </w:p>
        </w:tc>
        <w:tc>
          <w:tcPr>
            <w:tcW w:w="1560" w:type="dxa"/>
          </w:tcPr>
          <w:p w14:paraId="31EE00E0" w14:textId="77777777" w:rsidR="00190264" w:rsidRPr="005954D6" w:rsidRDefault="00190264" w:rsidP="00471AA1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Међузавис. атрибута једне табеле</w:t>
            </w:r>
          </w:p>
        </w:tc>
        <w:tc>
          <w:tcPr>
            <w:tcW w:w="1559" w:type="dxa"/>
          </w:tcPr>
          <w:p w14:paraId="12A465E6" w14:textId="77777777" w:rsidR="00190264" w:rsidRPr="005954D6" w:rsidRDefault="00190264" w:rsidP="00471AA1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Међузавис. атрибута више табела</w:t>
            </w:r>
          </w:p>
        </w:tc>
        <w:tc>
          <w:tcPr>
            <w:tcW w:w="1559" w:type="dxa"/>
            <w:vMerge w:val="restart"/>
          </w:tcPr>
          <w:p w14:paraId="53773C67" w14:textId="77777777" w:rsidR="00190264" w:rsidRPr="005954D6" w:rsidRDefault="00190264" w:rsidP="00471AA1">
            <w:pPr>
              <w:spacing w:before="0" w:after="0"/>
              <w:jc w:val="left"/>
              <w:rPr>
                <w:lang w:val="sr-Cyrl-RS"/>
              </w:rPr>
            </w:pPr>
          </w:p>
          <w:p w14:paraId="20550C91" w14:textId="77777777" w:rsidR="00190264" w:rsidRPr="005954D6" w:rsidRDefault="00190264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UPDATE</w:t>
            </w:r>
          </w:p>
          <w:p w14:paraId="79CFE5A6" w14:textId="77777777" w:rsidR="00190264" w:rsidRPr="005954D6" w:rsidRDefault="00190264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RESTRICT</w:t>
            </w:r>
          </w:p>
          <w:p w14:paraId="37A9FC61" w14:textId="12589373" w:rsidR="00190264" w:rsidRPr="005954D6" w:rsidRDefault="0098212A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Poruka</w:t>
            </w:r>
          </w:p>
          <w:p w14:paraId="0F43DE72" w14:textId="77777777" w:rsidR="00190264" w:rsidRPr="005954D6" w:rsidRDefault="00190264" w:rsidP="00471AA1">
            <w:pPr>
              <w:spacing w:before="0" w:after="0"/>
              <w:jc w:val="left"/>
              <w:rPr>
                <w:lang w:val="sr-Cyrl-RS"/>
              </w:rPr>
            </w:pPr>
          </w:p>
          <w:p w14:paraId="654BC143" w14:textId="77777777" w:rsidR="00190264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DELETE</w:t>
            </w:r>
          </w:p>
          <w:p w14:paraId="5FBC4AB2" w14:textId="77777777" w:rsidR="00D96058" w:rsidRPr="005954D6" w:rsidRDefault="0098212A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RESTRICT</w:t>
            </w:r>
          </w:p>
          <w:p w14:paraId="5696F9FA" w14:textId="3EB1B6AB" w:rsidR="0098212A" w:rsidRPr="005954D6" w:rsidRDefault="0098212A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Poruka</w:t>
            </w:r>
          </w:p>
        </w:tc>
      </w:tr>
      <w:tr w:rsidR="00190264" w:rsidRPr="005954D6" w14:paraId="2BDD98CF" w14:textId="77777777" w:rsidTr="00471AA1">
        <w:tc>
          <w:tcPr>
            <w:tcW w:w="1809" w:type="dxa"/>
          </w:tcPr>
          <w:p w14:paraId="2DBCF54B" w14:textId="558A88DF" w:rsidR="00190264" w:rsidRPr="005954D6" w:rsidRDefault="00190264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ID</w:t>
            </w:r>
          </w:p>
        </w:tc>
        <w:tc>
          <w:tcPr>
            <w:tcW w:w="1701" w:type="dxa"/>
          </w:tcPr>
          <w:p w14:paraId="451AFEE9" w14:textId="77777777" w:rsidR="00190264" w:rsidRPr="005954D6" w:rsidRDefault="00190264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bigint</w:t>
            </w:r>
          </w:p>
        </w:tc>
        <w:tc>
          <w:tcPr>
            <w:tcW w:w="1701" w:type="dxa"/>
          </w:tcPr>
          <w:p w14:paraId="37B2011E" w14:textId="77777777" w:rsidR="00190264" w:rsidRPr="005954D6" w:rsidRDefault="00190264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not null &gt; 0</w:t>
            </w:r>
          </w:p>
        </w:tc>
        <w:tc>
          <w:tcPr>
            <w:tcW w:w="1560" w:type="dxa"/>
          </w:tcPr>
          <w:p w14:paraId="42E1B8E2" w14:textId="77777777" w:rsidR="00190264" w:rsidRPr="005954D6" w:rsidRDefault="00190264" w:rsidP="00471AA1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</w:tcPr>
          <w:p w14:paraId="687E9FE6" w14:textId="77777777" w:rsidR="00190264" w:rsidRPr="005954D6" w:rsidRDefault="00190264" w:rsidP="00471AA1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  <w:vMerge/>
          </w:tcPr>
          <w:p w14:paraId="5CC926AD" w14:textId="77777777" w:rsidR="00190264" w:rsidRPr="005954D6" w:rsidRDefault="00190264" w:rsidP="00471AA1">
            <w:pPr>
              <w:spacing w:before="0" w:after="0"/>
              <w:jc w:val="left"/>
              <w:rPr>
                <w:lang w:val="sr-Cyrl-RS"/>
              </w:rPr>
            </w:pPr>
          </w:p>
        </w:tc>
      </w:tr>
      <w:tr w:rsidR="00190264" w:rsidRPr="005954D6" w14:paraId="7FAFE68E" w14:textId="77777777" w:rsidTr="00471AA1">
        <w:tc>
          <w:tcPr>
            <w:tcW w:w="1809" w:type="dxa"/>
          </w:tcPr>
          <w:p w14:paraId="6F3C0E7E" w14:textId="16D155DF" w:rsidR="00190264" w:rsidRPr="005954D6" w:rsidRDefault="00190264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KorisnickoIme</w:t>
            </w:r>
          </w:p>
        </w:tc>
        <w:tc>
          <w:tcPr>
            <w:tcW w:w="1701" w:type="dxa"/>
          </w:tcPr>
          <w:p w14:paraId="6E04FB0C" w14:textId="6BD676FA" w:rsidR="00190264" w:rsidRPr="005954D6" w:rsidRDefault="00190264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varchar(50)</w:t>
            </w:r>
          </w:p>
        </w:tc>
        <w:tc>
          <w:tcPr>
            <w:tcW w:w="1701" w:type="dxa"/>
          </w:tcPr>
          <w:p w14:paraId="501FDE30" w14:textId="77777777" w:rsidR="00190264" w:rsidRPr="005954D6" w:rsidRDefault="00190264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not null</w:t>
            </w:r>
          </w:p>
        </w:tc>
        <w:tc>
          <w:tcPr>
            <w:tcW w:w="1560" w:type="dxa"/>
          </w:tcPr>
          <w:p w14:paraId="719BC7C1" w14:textId="77777777" w:rsidR="00190264" w:rsidRPr="005954D6" w:rsidRDefault="00190264" w:rsidP="00471AA1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</w:tcPr>
          <w:p w14:paraId="004B1BAC" w14:textId="77777777" w:rsidR="00190264" w:rsidRPr="005954D6" w:rsidRDefault="00190264" w:rsidP="00471AA1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  <w:vMerge/>
          </w:tcPr>
          <w:p w14:paraId="5C713FF8" w14:textId="77777777" w:rsidR="00190264" w:rsidRPr="005954D6" w:rsidRDefault="00190264" w:rsidP="00471AA1">
            <w:pPr>
              <w:spacing w:before="0" w:after="0"/>
              <w:jc w:val="left"/>
              <w:rPr>
                <w:lang w:val="sr-Cyrl-RS"/>
              </w:rPr>
            </w:pPr>
          </w:p>
        </w:tc>
      </w:tr>
      <w:tr w:rsidR="00190264" w:rsidRPr="005954D6" w14:paraId="30F3AD14" w14:textId="77777777" w:rsidTr="00471AA1">
        <w:tc>
          <w:tcPr>
            <w:tcW w:w="1809" w:type="dxa"/>
          </w:tcPr>
          <w:p w14:paraId="1A2CDF88" w14:textId="3216C1AE" w:rsidR="00190264" w:rsidRPr="005954D6" w:rsidRDefault="00190264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Sifra</w:t>
            </w:r>
          </w:p>
        </w:tc>
        <w:tc>
          <w:tcPr>
            <w:tcW w:w="1701" w:type="dxa"/>
          </w:tcPr>
          <w:p w14:paraId="46882751" w14:textId="45E53506" w:rsidR="00190264" w:rsidRPr="005954D6" w:rsidRDefault="00190264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varchar(50)</w:t>
            </w:r>
          </w:p>
        </w:tc>
        <w:tc>
          <w:tcPr>
            <w:tcW w:w="1701" w:type="dxa"/>
          </w:tcPr>
          <w:p w14:paraId="28985CCC" w14:textId="1D9F39C0" w:rsidR="00190264" w:rsidRPr="005954D6" w:rsidRDefault="00190264" w:rsidP="00190264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not null</w:t>
            </w:r>
          </w:p>
        </w:tc>
        <w:tc>
          <w:tcPr>
            <w:tcW w:w="1560" w:type="dxa"/>
          </w:tcPr>
          <w:p w14:paraId="782CCCDB" w14:textId="77777777" w:rsidR="00190264" w:rsidRPr="005954D6" w:rsidRDefault="00190264" w:rsidP="00471AA1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</w:tcPr>
          <w:p w14:paraId="69BBEA16" w14:textId="77777777" w:rsidR="00190264" w:rsidRPr="005954D6" w:rsidRDefault="00190264" w:rsidP="00471AA1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  <w:vMerge/>
          </w:tcPr>
          <w:p w14:paraId="691049FF" w14:textId="77777777" w:rsidR="00190264" w:rsidRPr="005954D6" w:rsidRDefault="00190264" w:rsidP="00471AA1">
            <w:pPr>
              <w:spacing w:before="0" w:after="0"/>
              <w:jc w:val="left"/>
              <w:rPr>
                <w:lang w:val="sr-Cyrl-RS"/>
              </w:rPr>
            </w:pPr>
          </w:p>
        </w:tc>
      </w:tr>
      <w:tr w:rsidR="00190264" w:rsidRPr="005954D6" w14:paraId="75137877" w14:textId="77777777" w:rsidTr="00471AA1">
        <w:tc>
          <w:tcPr>
            <w:tcW w:w="1809" w:type="dxa"/>
          </w:tcPr>
          <w:p w14:paraId="0F43B242" w14:textId="378871BD" w:rsidR="00190264" w:rsidRPr="005954D6" w:rsidRDefault="00190264" w:rsidP="00190264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DatumKreiranja</w:t>
            </w:r>
          </w:p>
        </w:tc>
        <w:tc>
          <w:tcPr>
            <w:tcW w:w="1701" w:type="dxa"/>
          </w:tcPr>
          <w:p w14:paraId="331A4739" w14:textId="1F3481E7" w:rsidR="00190264" w:rsidRPr="005954D6" w:rsidRDefault="00190264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timestamp</w:t>
            </w:r>
          </w:p>
        </w:tc>
        <w:tc>
          <w:tcPr>
            <w:tcW w:w="1701" w:type="dxa"/>
          </w:tcPr>
          <w:p w14:paraId="122B26DC" w14:textId="77777777" w:rsidR="00190264" w:rsidRPr="005954D6" w:rsidRDefault="00190264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not null</w:t>
            </w:r>
          </w:p>
          <w:p w14:paraId="1C7E6E89" w14:textId="7B120C40" w:rsidR="00190264" w:rsidRPr="005954D6" w:rsidRDefault="00190264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default current_timestamp</w:t>
            </w:r>
          </w:p>
        </w:tc>
        <w:tc>
          <w:tcPr>
            <w:tcW w:w="1560" w:type="dxa"/>
          </w:tcPr>
          <w:p w14:paraId="3963427B" w14:textId="77777777" w:rsidR="00190264" w:rsidRPr="005954D6" w:rsidRDefault="00190264" w:rsidP="00471AA1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</w:tcPr>
          <w:p w14:paraId="2FFA31D1" w14:textId="77777777" w:rsidR="00190264" w:rsidRPr="005954D6" w:rsidRDefault="00190264" w:rsidP="00471AA1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  <w:vMerge/>
          </w:tcPr>
          <w:p w14:paraId="2C55DD31" w14:textId="77777777" w:rsidR="00190264" w:rsidRPr="005954D6" w:rsidRDefault="00190264" w:rsidP="00471AA1">
            <w:pPr>
              <w:spacing w:before="0" w:after="0"/>
              <w:jc w:val="left"/>
              <w:rPr>
                <w:lang w:val="sr-Cyrl-RS"/>
              </w:rPr>
            </w:pPr>
          </w:p>
        </w:tc>
      </w:tr>
      <w:tr w:rsidR="00190264" w:rsidRPr="005954D6" w14:paraId="3657FD95" w14:textId="77777777" w:rsidTr="00471AA1">
        <w:tc>
          <w:tcPr>
            <w:tcW w:w="1809" w:type="dxa"/>
          </w:tcPr>
          <w:p w14:paraId="07015B01" w14:textId="3A0836B9" w:rsidR="00190264" w:rsidRPr="005954D6" w:rsidRDefault="00190264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DatumRodjenja</w:t>
            </w:r>
          </w:p>
        </w:tc>
        <w:tc>
          <w:tcPr>
            <w:tcW w:w="1701" w:type="dxa"/>
          </w:tcPr>
          <w:p w14:paraId="5A0CECE2" w14:textId="5B4CD30B" w:rsidR="00190264" w:rsidRPr="005954D6" w:rsidRDefault="00190264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timestamp</w:t>
            </w:r>
          </w:p>
        </w:tc>
        <w:tc>
          <w:tcPr>
            <w:tcW w:w="1701" w:type="dxa"/>
          </w:tcPr>
          <w:p w14:paraId="40216EC7" w14:textId="5942EF5C" w:rsidR="00190264" w:rsidRPr="005954D6" w:rsidRDefault="00190264" w:rsidP="00471AA1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60" w:type="dxa"/>
          </w:tcPr>
          <w:p w14:paraId="5DA3AABF" w14:textId="77777777" w:rsidR="00190264" w:rsidRPr="005954D6" w:rsidRDefault="00190264" w:rsidP="00471AA1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</w:tcPr>
          <w:p w14:paraId="6ADA5526" w14:textId="77777777" w:rsidR="00190264" w:rsidRPr="005954D6" w:rsidRDefault="00190264" w:rsidP="00471AA1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  <w:vMerge/>
          </w:tcPr>
          <w:p w14:paraId="550184FF" w14:textId="77777777" w:rsidR="00190264" w:rsidRPr="005954D6" w:rsidRDefault="00190264" w:rsidP="00471AA1">
            <w:pPr>
              <w:spacing w:before="0" w:after="0"/>
              <w:jc w:val="left"/>
              <w:rPr>
                <w:lang w:val="sr-Cyrl-RS"/>
              </w:rPr>
            </w:pPr>
          </w:p>
        </w:tc>
      </w:tr>
      <w:tr w:rsidR="00190264" w:rsidRPr="005954D6" w14:paraId="45E80C7D" w14:textId="77777777" w:rsidTr="00471AA1">
        <w:tc>
          <w:tcPr>
            <w:tcW w:w="1809" w:type="dxa"/>
          </w:tcPr>
          <w:p w14:paraId="68A819E3" w14:textId="6A8698AA" w:rsidR="00190264" w:rsidRPr="005954D6" w:rsidRDefault="00190264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BrojPoruka</w:t>
            </w:r>
          </w:p>
        </w:tc>
        <w:tc>
          <w:tcPr>
            <w:tcW w:w="1701" w:type="dxa"/>
          </w:tcPr>
          <w:p w14:paraId="13F614BA" w14:textId="597749D4" w:rsidR="00190264" w:rsidRPr="005954D6" w:rsidRDefault="00190264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int</w:t>
            </w:r>
          </w:p>
        </w:tc>
        <w:tc>
          <w:tcPr>
            <w:tcW w:w="1701" w:type="dxa"/>
          </w:tcPr>
          <w:p w14:paraId="77E592BB" w14:textId="77777777" w:rsidR="00190264" w:rsidRPr="005954D6" w:rsidRDefault="00190264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not null</w:t>
            </w:r>
          </w:p>
          <w:p w14:paraId="6285CF54" w14:textId="1CD00D15" w:rsidR="00190264" w:rsidRPr="005954D6" w:rsidRDefault="00190264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default 0</w:t>
            </w:r>
          </w:p>
        </w:tc>
        <w:tc>
          <w:tcPr>
            <w:tcW w:w="1560" w:type="dxa"/>
          </w:tcPr>
          <w:p w14:paraId="426FA65A" w14:textId="77777777" w:rsidR="00190264" w:rsidRPr="005954D6" w:rsidRDefault="00190264" w:rsidP="00471AA1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</w:tcPr>
          <w:p w14:paraId="504DA68F" w14:textId="77777777" w:rsidR="00190264" w:rsidRPr="005954D6" w:rsidRDefault="00190264" w:rsidP="00471AA1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  <w:vMerge/>
          </w:tcPr>
          <w:p w14:paraId="4DFB89F3" w14:textId="77777777" w:rsidR="00190264" w:rsidRPr="005954D6" w:rsidRDefault="00190264" w:rsidP="00471AA1">
            <w:pPr>
              <w:spacing w:before="0" w:after="0"/>
              <w:jc w:val="left"/>
              <w:rPr>
                <w:lang w:val="sr-Cyrl-RS"/>
              </w:rPr>
            </w:pPr>
          </w:p>
        </w:tc>
      </w:tr>
      <w:tr w:rsidR="00190264" w:rsidRPr="005954D6" w14:paraId="295916ED" w14:textId="77777777" w:rsidTr="00471AA1">
        <w:tc>
          <w:tcPr>
            <w:tcW w:w="1809" w:type="dxa"/>
          </w:tcPr>
          <w:p w14:paraId="7233EFBF" w14:textId="4997A3E4" w:rsidR="00190264" w:rsidRPr="005954D6" w:rsidRDefault="00190264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UlogaID</w:t>
            </w:r>
          </w:p>
        </w:tc>
        <w:tc>
          <w:tcPr>
            <w:tcW w:w="1701" w:type="dxa"/>
          </w:tcPr>
          <w:p w14:paraId="4D817882" w14:textId="77777777" w:rsidR="00190264" w:rsidRPr="005954D6" w:rsidRDefault="00190264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bigint</w:t>
            </w:r>
          </w:p>
        </w:tc>
        <w:tc>
          <w:tcPr>
            <w:tcW w:w="1701" w:type="dxa"/>
          </w:tcPr>
          <w:p w14:paraId="7AF8F275" w14:textId="77777777" w:rsidR="00190264" w:rsidRPr="005954D6" w:rsidRDefault="00190264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not null</w:t>
            </w:r>
          </w:p>
        </w:tc>
        <w:tc>
          <w:tcPr>
            <w:tcW w:w="1560" w:type="dxa"/>
          </w:tcPr>
          <w:p w14:paraId="3B7A6D89" w14:textId="77777777" w:rsidR="00190264" w:rsidRPr="005954D6" w:rsidRDefault="00190264" w:rsidP="00471AA1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</w:tcPr>
          <w:p w14:paraId="62C9047F" w14:textId="77777777" w:rsidR="00190264" w:rsidRPr="005954D6" w:rsidRDefault="00190264" w:rsidP="00471AA1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  <w:vMerge/>
          </w:tcPr>
          <w:p w14:paraId="54BE7346" w14:textId="77777777" w:rsidR="00190264" w:rsidRPr="005954D6" w:rsidRDefault="00190264" w:rsidP="00471AA1">
            <w:pPr>
              <w:spacing w:before="0" w:after="0"/>
              <w:jc w:val="left"/>
              <w:rPr>
                <w:lang w:val="sr-Cyrl-RS"/>
              </w:rPr>
            </w:pPr>
          </w:p>
        </w:tc>
      </w:tr>
    </w:tbl>
    <w:p w14:paraId="5628BC04" w14:textId="5A40D963" w:rsidR="00D81B8E" w:rsidRPr="005954D6" w:rsidRDefault="00D81B8E" w:rsidP="0093472E">
      <w:pPr>
        <w:rPr>
          <w:lang w:val="sr-Cyrl-RS"/>
        </w:rPr>
      </w:pPr>
    </w:p>
    <w:p w14:paraId="28B21E3F" w14:textId="04E084CF" w:rsidR="00D80BF6" w:rsidRPr="005954D6" w:rsidRDefault="00D80BF6">
      <w:pPr>
        <w:spacing w:before="0" w:after="160" w:line="259" w:lineRule="auto"/>
        <w:jc w:val="left"/>
        <w:rPr>
          <w:lang w:val="sr-Cyrl-RS"/>
        </w:rPr>
      </w:pPr>
    </w:p>
    <w:p w14:paraId="68E682FA" w14:textId="77777777" w:rsidR="00D96058" w:rsidRPr="005954D6" w:rsidRDefault="00D96058">
      <w:pPr>
        <w:spacing w:before="0" w:after="160" w:line="259" w:lineRule="auto"/>
        <w:jc w:val="left"/>
        <w:rPr>
          <w:lang w:val="sr-Cyrl-RS"/>
        </w:rPr>
      </w:pPr>
    </w:p>
    <w:p w14:paraId="6E3BB152" w14:textId="77777777" w:rsidR="00D96058" w:rsidRPr="005954D6" w:rsidRDefault="00D96058">
      <w:pPr>
        <w:spacing w:before="0" w:after="160" w:line="259" w:lineRule="auto"/>
        <w:jc w:val="left"/>
        <w:rPr>
          <w:lang w:val="sr-Cyrl-RS"/>
        </w:rPr>
      </w:pP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1701"/>
        <w:gridCol w:w="1701"/>
        <w:gridCol w:w="1560"/>
        <w:gridCol w:w="1559"/>
        <w:gridCol w:w="1559"/>
      </w:tblGrid>
      <w:tr w:rsidR="00D96058" w:rsidRPr="005954D6" w14:paraId="3F0983CA" w14:textId="77777777" w:rsidTr="00471AA1">
        <w:tc>
          <w:tcPr>
            <w:tcW w:w="1809" w:type="dxa"/>
          </w:tcPr>
          <w:p w14:paraId="0BC4A14B" w14:textId="270FA0B7" w:rsidR="00D96058" w:rsidRPr="005954D6" w:rsidRDefault="00D96058" w:rsidP="00D96058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Табела Uloga</w:t>
            </w:r>
          </w:p>
        </w:tc>
        <w:tc>
          <w:tcPr>
            <w:tcW w:w="3402" w:type="dxa"/>
            <w:gridSpan w:val="2"/>
          </w:tcPr>
          <w:p w14:paraId="116C77EA" w14:textId="77777777" w:rsidR="00D96058" w:rsidRPr="005954D6" w:rsidRDefault="00D96058" w:rsidP="00471AA1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Просто вредносно ограничење</w:t>
            </w:r>
          </w:p>
        </w:tc>
        <w:tc>
          <w:tcPr>
            <w:tcW w:w="3119" w:type="dxa"/>
            <w:gridSpan w:val="2"/>
          </w:tcPr>
          <w:p w14:paraId="0941124B" w14:textId="77777777" w:rsidR="00D96058" w:rsidRPr="005954D6" w:rsidRDefault="00D96058" w:rsidP="00471AA1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Сложено вредносно ограничење</w:t>
            </w:r>
          </w:p>
        </w:tc>
        <w:tc>
          <w:tcPr>
            <w:tcW w:w="1559" w:type="dxa"/>
          </w:tcPr>
          <w:p w14:paraId="20678943" w14:textId="77777777" w:rsidR="00D96058" w:rsidRPr="005954D6" w:rsidRDefault="00D96058" w:rsidP="00471AA1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Структурно ограничење</w:t>
            </w:r>
          </w:p>
        </w:tc>
      </w:tr>
      <w:tr w:rsidR="00D96058" w:rsidRPr="005954D6" w14:paraId="6399F1EA" w14:textId="77777777" w:rsidTr="00471AA1">
        <w:tc>
          <w:tcPr>
            <w:tcW w:w="1809" w:type="dxa"/>
          </w:tcPr>
          <w:p w14:paraId="6B11BBEA" w14:textId="77777777" w:rsidR="00D96058" w:rsidRPr="005954D6" w:rsidRDefault="00D96058" w:rsidP="00471AA1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Име атрибута</w:t>
            </w:r>
          </w:p>
        </w:tc>
        <w:tc>
          <w:tcPr>
            <w:tcW w:w="1701" w:type="dxa"/>
          </w:tcPr>
          <w:p w14:paraId="2262F08D" w14:textId="77777777" w:rsidR="00D96058" w:rsidRPr="005954D6" w:rsidRDefault="00D96058" w:rsidP="00471AA1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Тип атрибута</w:t>
            </w:r>
          </w:p>
        </w:tc>
        <w:tc>
          <w:tcPr>
            <w:tcW w:w="1701" w:type="dxa"/>
          </w:tcPr>
          <w:p w14:paraId="48B32478" w14:textId="77777777" w:rsidR="00D96058" w:rsidRPr="005954D6" w:rsidRDefault="00D96058" w:rsidP="00471AA1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Вредност атрибута</w:t>
            </w:r>
          </w:p>
        </w:tc>
        <w:tc>
          <w:tcPr>
            <w:tcW w:w="1560" w:type="dxa"/>
          </w:tcPr>
          <w:p w14:paraId="1B8AE1DE" w14:textId="77777777" w:rsidR="00D96058" w:rsidRPr="005954D6" w:rsidRDefault="00D96058" w:rsidP="00471AA1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Међузавис. атрибута једне табеле</w:t>
            </w:r>
          </w:p>
        </w:tc>
        <w:tc>
          <w:tcPr>
            <w:tcW w:w="1559" w:type="dxa"/>
          </w:tcPr>
          <w:p w14:paraId="3A07C60F" w14:textId="77777777" w:rsidR="00D96058" w:rsidRPr="005954D6" w:rsidRDefault="00D96058" w:rsidP="00471AA1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Међузавис. атрибута више табела</w:t>
            </w:r>
          </w:p>
        </w:tc>
        <w:tc>
          <w:tcPr>
            <w:tcW w:w="1559" w:type="dxa"/>
            <w:vMerge w:val="restart"/>
          </w:tcPr>
          <w:p w14:paraId="42B987ED" w14:textId="77777777" w:rsidR="00D96058" w:rsidRPr="005954D6" w:rsidRDefault="0098212A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UPDATE</w:t>
            </w:r>
          </w:p>
          <w:p w14:paraId="3E6AF66C" w14:textId="77777777" w:rsidR="0098212A" w:rsidRPr="005954D6" w:rsidRDefault="0098212A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RESTRICT</w:t>
            </w:r>
          </w:p>
          <w:p w14:paraId="082F536A" w14:textId="6FDECF28" w:rsidR="0098212A" w:rsidRPr="005954D6" w:rsidRDefault="0098212A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Korisnik, UlogaDozvola</w:t>
            </w:r>
          </w:p>
          <w:p w14:paraId="414CAA0E" w14:textId="77777777" w:rsidR="0098212A" w:rsidRPr="005954D6" w:rsidRDefault="0098212A" w:rsidP="00471AA1">
            <w:pPr>
              <w:spacing w:before="0" w:after="0"/>
              <w:jc w:val="left"/>
              <w:rPr>
                <w:lang w:val="sr-Cyrl-RS"/>
              </w:rPr>
            </w:pPr>
          </w:p>
          <w:p w14:paraId="3524B96C" w14:textId="21E9D954" w:rsidR="0098212A" w:rsidRPr="005954D6" w:rsidRDefault="0098212A" w:rsidP="0098212A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DELETE</w:t>
            </w:r>
          </w:p>
          <w:p w14:paraId="5CEA3202" w14:textId="77777777" w:rsidR="0098212A" w:rsidRPr="005954D6" w:rsidRDefault="0098212A" w:rsidP="0098212A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RESTRICT</w:t>
            </w:r>
          </w:p>
          <w:p w14:paraId="13D81492" w14:textId="1A6A2674" w:rsidR="0098212A" w:rsidRPr="005954D6" w:rsidRDefault="0098212A" w:rsidP="0098212A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lastRenderedPageBreak/>
              <w:t>Korisnik, UlogaDozvola</w:t>
            </w:r>
          </w:p>
        </w:tc>
      </w:tr>
      <w:tr w:rsidR="00D96058" w:rsidRPr="005954D6" w14:paraId="3C460254" w14:textId="77777777" w:rsidTr="00471AA1">
        <w:tc>
          <w:tcPr>
            <w:tcW w:w="1809" w:type="dxa"/>
          </w:tcPr>
          <w:p w14:paraId="23E29149" w14:textId="1A9FCFA5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ID</w:t>
            </w:r>
          </w:p>
        </w:tc>
        <w:tc>
          <w:tcPr>
            <w:tcW w:w="1701" w:type="dxa"/>
          </w:tcPr>
          <w:p w14:paraId="45EC75A3" w14:textId="77777777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bigint</w:t>
            </w:r>
          </w:p>
        </w:tc>
        <w:tc>
          <w:tcPr>
            <w:tcW w:w="1701" w:type="dxa"/>
          </w:tcPr>
          <w:p w14:paraId="1B69B912" w14:textId="77777777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not null &gt; 0</w:t>
            </w:r>
          </w:p>
        </w:tc>
        <w:tc>
          <w:tcPr>
            <w:tcW w:w="1560" w:type="dxa"/>
          </w:tcPr>
          <w:p w14:paraId="41EDACA0" w14:textId="77777777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</w:tcPr>
          <w:p w14:paraId="56043BBB" w14:textId="77777777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  <w:vMerge/>
          </w:tcPr>
          <w:p w14:paraId="7B746B51" w14:textId="77777777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</w:p>
        </w:tc>
      </w:tr>
      <w:tr w:rsidR="00D96058" w:rsidRPr="005954D6" w14:paraId="4ED42013" w14:textId="77777777" w:rsidTr="00471AA1">
        <w:tc>
          <w:tcPr>
            <w:tcW w:w="1809" w:type="dxa"/>
          </w:tcPr>
          <w:p w14:paraId="64D42CC0" w14:textId="0746CC2E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SifraUloge</w:t>
            </w:r>
          </w:p>
        </w:tc>
        <w:tc>
          <w:tcPr>
            <w:tcW w:w="1701" w:type="dxa"/>
          </w:tcPr>
          <w:p w14:paraId="3AC5B298" w14:textId="77777777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varchar(50)</w:t>
            </w:r>
          </w:p>
        </w:tc>
        <w:tc>
          <w:tcPr>
            <w:tcW w:w="1701" w:type="dxa"/>
          </w:tcPr>
          <w:p w14:paraId="4D6139D3" w14:textId="77777777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not null</w:t>
            </w:r>
          </w:p>
        </w:tc>
        <w:tc>
          <w:tcPr>
            <w:tcW w:w="1560" w:type="dxa"/>
          </w:tcPr>
          <w:p w14:paraId="25F42DDE" w14:textId="77777777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</w:tcPr>
          <w:p w14:paraId="23906BCD" w14:textId="77777777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  <w:vMerge/>
          </w:tcPr>
          <w:p w14:paraId="76845C41" w14:textId="77777777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</w:p>
        </w:tc>
      </w:tr>
      <w:tr w:rsidR="00D96058" w:rsidRPr="005954D6" w14:paraId="08DE0AB5" w14:textId="77777777" w:rsidTr="00471AA1">
        <w:tc>
          <w:tcPr>
            <w:tcW w:w="1809" w:type="dxa"/>
          </w:tcPr>
          <w:p w14:paraId="3ADF597C" w14:textId="0A5BB6F2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Ime</w:t>
            </w:r>
          </w:p>
        </w:tc>
        <w:tc>
          <w:tcPr>
            <w:tcW w:w="1701" w:type="dxa"/>
          </w:tcPr>
          <w:p w14:paraId="2578C90F" w14:textId="77777777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varchar(50)</w:t>
            </w:r>
          </w:p>
        </w:tc>
        <w:tc>
          <w:tcPr>
            <w:tcW w:w="1701" w:type="dxa"/>
          </w:tcPr>
          <w:p w14:paraId="25C60437" w14:textId="77777777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not null</w:t>
            </w:r>
          </w:p>
        </w:tc>
        <w:tc>
          <w:tcPr>
            <w:tcW w:w="1560" w:type="dxa"/>
          </w:tcPr>
          <w:p w14:paraId="389C7B90" w14:textId="77777777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</w:tcPr>
          <w:p w14:paraId="663D0506" w14:textId="77777777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  <w:vMerge/>
          </w:tcPr>
          <w:p w14:paraId="4DF69C7B" w14:textId="77777777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</w:p>
        </w:tc>
      </w:tr>
    </w:tbl>
    <w:p w14:paraId="030E8457" w14:textId="77777777" w:rsidR="00D96058" w:rsidRPr="005954D6" w:rsidRDefault="00D96058">
      <w:pPr>
        <w:spacing w:before="0" w:after="160" w:line="259" w:lineRule="auto"/>
        <w:jc w:val="left"/>
        <w:rPr>
          <w:lang w:val="sr-Cyrl-RS"/>
        </w:rPr>
      </w:pP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1701"/>
        <w:gridCol w:w="1701"/>
        <w:gridCol w:w="1560"/>
        <w:gridCol w:w="1559"/>
        <w:gridCol w:w="1559"/>
      </w:tblGrid>
      <w:tr w:rsidR="00D96058" w:rsidRPr="005954D6" w14:paraId="69647638" w14:textId="77777777" w:rsidTr="00471AA1">
        <w:tc>
          <w:tcPr>
            <w:tcW w:w="1809" w:type="dxa"/>
          </w:tcPr>
          <w:p w14:paraId="757D84DE" w14:textId="0644BDCF" w:rsidR="00D96058" w:rsidRPr="005954D6" w:rsidRDefault="00D96058" w:rsidP="00D96058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Табела Dozvola</w:t>
            </w:r>
          </w:p>
        </w:tc>
        <w:tc>
          <w:tcPr>
            <w:tcW w:w="3402" w:type="dxa"/>
            <w:gridSpan w:val="2"/>
          </w:tcPr>
          <w:p w14:paraId="6B5F30FB" w14:textId="77777777" w:rsidR="00D96058" w:rsidRPr="005954D6" w:rsidRDefault="00D96058" w:rsidP="00471AA1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Просто вредносно ограничење</w:t>
            </w:r>
          </w:p>
        </w:tc>
        <w:tc>
          <w:tcPr>
            <w:tcW w:w="3119" w:type="dxa"/>
            <w:gridSpan w:val="2"/>
          </w:tcPr>
          <w:p w14:paraId="3DE70299" w14:textId="77777777" w:rsidR="00D96058" w:rsidRPr="005954D6" w:rsidRDefault="00D96058" w:rsidP="00471AA1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Сложено вредносно ограничење</w:t>
            </w:r>
          </w:p>
        </w:tc>
        <w:tc>
          <w:tcPr>
            <w:tcW w:w="1559" w:type="dxa"/>
          </w:tcPr>
          <w:p w14:paraId="625B7355" w14:textId="77777777" w:rsidR="00D96058" w:rsidRPr="005954D6" w:rsidRDefault="00D96058" w:rsidP="00471AA1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Структурно ограничење</w:t>
            </w:r>
          </w:p>
        </w:tc>
      </w:tr>
      <w:tr w:rsidR="00D96058" w:rsidRPr="005954D6" w14:paraId="2D1D875B" w14:textId="77777777" w:rsidTr="00471AA1">
        <w:tc>
          <w:tcPr>
            <w:tcW w:w="1809" w:type="dxa"/>
          </w:tcPr>
          <w:p w14:paraId="4E18233A" w14:textId="77777777" w:rsidR="00D96058" w:rsidRPr="005954D6" w:rsidRDefault="00D96058" w:rsidP="00471AA1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Име атрибута</w:t>
            </w:r>
          </w:p>
        </w:tc>
        <w:tc>
          <w:tcPr>
            <w:tcW w:w="1701" w:type="dxa"/>
          </w:tcPr>
          <w:p w14:paraId="0F0C3C98" w14:textId="77777777" w:rsidR="00D96058" w:rsidRPr="005954D6" w:rsidRDefault="00D96058" w:rsidP="00471AA1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Тип атрибута</w:t>
            </w:r>
          </w:p>
        </w:tc>
        <w:tc>
          <w:tcPr>
            <w:tcW w:w="1701" w:type="dxa"/>
          </w:tcPr>
          <w:p w14:paraId="637D427F" w14:textId="77777777" w:rsidR="00D96058" w:rsidRPr="005954D6" w:rsidRDefault="00D96058" w:rsidP="00471AA1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Вредност атрибута</w:t>
            </w:r>
          </w:p>
        </w:tc>
        <w:tc>
          <w:tcPr>
            <w:tcW w:w="1560" w:type="dxa"/>
          </w:tcPr>
          <w:p w14:paraId="576CF394" w14:textId="77777777" w:rsidR="00D96058" w:rsidRPr="005954D6" w:rsidRDefault="00D96058" w:rsidP="00471AA1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Међузавис. атрибута једне табеле</w:t>
            </w:r>
          </w:p>
        </w:tc>
        <w:tc>
          <w:tcPr>
            <w:tcW w:w="1559" w:type="dxa"/>
          </w:tcPr>
          <w:p w14:paraId="09C94EC2" w14:textId="77777777" w:rsidR="00D96058" w:rsidRPr="005954D6" w:rsidRDefault="00D96058" w:rsidP="00471AA1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Међузавис. атрибута више табела</w:t>
            </w:r>
          </w:p>
        </w:tc>
        <w:tc>
          <w:tcPr>
            <w:tcW w:w="1559" w:type="dxa"/>
            <w:vMerge w:val="restart"/>
          </w:tcPr>
          <w:p w14:paraId="23432ECE" w14:textId="77777777" w:rsidR="00D96058" w:rsidRPr="005954D6" w:rsidRDefault="0098212A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UPDATE</w:t>
            </w:r>
          </w:p>
          <w:p w14:paraId="0CF4AF3D" w14:textId="77777777" w:rsidR="0098212A" w:rsidRPr="005954D6" w:rsidRDefault="0098212A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RESTRICT</w:t>
            </w:r>
          </w:p>
          <w:p w14:paraId="0ADF21BA" w14:textId="10EA50ED" w:rsidR="0098212A" w:rsidRPr="005954D6" w:rsidRDefault="0098212A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UlogaDozvola</w:t>
            </w:r>
          </w:p>
        </w:tc>
      </w:tr>
      <w:tr w:rsidR="00D96058" w:rsidRPr="005954D6" w14:paraId="1BB662ED" w14:textId="77777777" w:rsidTr="00471AA1">
        <w:tc>
          <w:tcPr>
            <w:tcW w:w="1809" w:type="dxa"/>
          </w:tcPr>
          <w:p w14:paraId="60DE7D08" w14:textId="21F36159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ID</w:t>
            </w:r>
          </w:p>
        </w:tc>
        <w:tc>
          <w:tcPr>
            <w:tcW w:w="1701" w:type="dxa"/>
          </w:tcPr>
          <w:p w14:paraId="526F86FA" w14:textId="77777777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bigint</w:t>
            </w:r>
          </w:p>
        </w:tc>
        <w:tc>
          <w:tcPr>
            <w:tcW w:w="1701" w:type="dxa"/>
          </w:tcPr>
          <w:p w14:paraId="1B9A1451" w14:textId="77777777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not null &gt; 0</w:t>
            </w:r>
          </w:p>
        </w:tc>
        <w:tc>
          <w:tcPr>
            <w:tcW w:w="1560" w:type="dxa"/>
          </w:tcPr>
          <w:p w14:paraId="010A25B2" w14:textId="77777777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</w:tcPr>
          <w:p w14:paraId="7D54CEF7" w14:textId="77777777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  <w:vMerge/>
          </w:tcPr>
          <w:p w14:paraId="3994C781" w14:textId="77777777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</w:p>
        </w:tc>
      </w:tr>
      <w:tr w:rsidR="00D96058" w:rsidRPr="005954D6" w14:paraId="7AD95C9F" w14:textId="77777777" w:rsidTr="00471AA1">
        <w:tc>
          <w:tcPr>
            <w:tcW w:w="1809" w:type="dxa"/>
          </w:tcPr>
          <w:p w14:paraId="3EFDE761" w14:textId="25F6BA3A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SifraDozvole</w:t>
            </w:r>
          </w:p>
        </w:tc>
        <w:tc>
          <w:tcPr>
            <w:tcW w:w="1701" w:type="dxa"/>
          </w:tcPr>
          <w:p w14:paraId="2DA24071" w14:textId="77777777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varchar(50)</w:t>
            </w:r>
          </w:p>
        </w:tc>
        <w:tc>
          <w:tcPr>
            <w:tcW w:w="1701" w:type="dxa"/>
          </w:tcPr>
          <w:p w14:paraId="448EFE7A" w14:textId="77777777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not null</w:t>
            </w:r>
          </w:p>
        </w:tc>
        <w:tc>
          <w:tcPr>
            <w:tcW w:w="1560" w:type="dxa"/>
          </w:tcPr>
          <w:p w14:paraId="3CC5567A" w14:textId="77777777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</w:tcPr>
          <w:p w14:paraId="79935D16" w14:textId="77777777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  <w:vMerge/>
          </w:tcPr>
          <w:p w14:paraId="2566FBDF" w14:textId="77777777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</w:p>
        </w:tc>
      </w:tr>
      <w:tr w:rsidR="00D96058" w:rsidRPr="005954D6" w14:paraId="0478B5B4" w14:textId="77777777" w:rsidTr="00471AA1">
        <w:tc>
          <w:tcPr>
            <w:tcW w:w="1809" w:type="dxa"/>
          </w:tcPr>
          <w:p w14:paraId="7FC32BF4" w14:textId="77777777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Ime</w:t>
            </w:r>
          </w:p>
        </w:tc>
        <w:tc>
          <w:tcPr>
            <w:tcW w:w="1701" w:type="dxa"/>
          </w:tcPr>
          <w:p w14:paraId="7D7A3AEE" w14:textId="77777777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varchar(50)</w:t>
            </w:r>
          </w:p>
        </w:tc>
        <w:tc>
          <w:tcPr>
            <w:tcW w:w="1701" w:type="dxa"/>
          </w:tcPr>
          <w:p w14:paraId="5533B013" w14:textId="77777777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not null</w:t>
            </w:r>
          </w:p>
        </w:tc>
        <w:tc>
          <w:tcPr>
            <w:tcW w:w="1560" w:type="dxa"/>
          </w:tcPr>
          <w:p w14:paraId="3AF6AD3B" w14:textId="77777777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</w:tcPr>
          <w:p w14:paraId="24609297" w14:textId="77777777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  <w:vMerge/>
          </w:tcPr>
          <w:p w14:paraId="27E482C0" w14:textId="77777777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</w:p>
        </w:tc>
      </w:tr>
    </w:tbl>
    <w:p w14:paraId="48295A64" w14:textId="77777777" w:rsidR="00D96058" w:rsidRPr="005954D6" w:rsidRDefault="00D96058">
      <w:pPr>
        <w:spacing w:before="0" w:after="160" w:line="259" w:lineRule="auto"/>
        <w:jc w:val="left"/>
        <w:rPr>
          <w:lang w:val="sr-Cyrl-RS"/>
        </w:rPr>
      </w:pP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1701"/>
        <w:gridCol w:w="1701"/>
        <w:gridCol w:w="1560"/>
        <w:gridCol w:w="1559"/>
        <w:gridCol w:w="1559"/>
      </w:tblGrid>
      <w:tr w:rsidR="00D96058" w:rsidRPr="005954D6" w14:paraId="6AF436A1" w14:textId="77777777" w:rsidTr="00471AA1">
        <w:tc>
          <w:tcPr>
            <w:tcW w:w="1809" w:type="dxa"/>
          </w:tcPr>
          <w:p w14:paraId="74DA63E3" w14:textId="3FD6C2B1" w:rsidR="00D96058" w:rsidRPr="005954D6" w:rsidRDefault="00D96058" w:rsidP="00471AA1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Табела UlogaDozvola</w:t>
            </w:r>
          </w:p>
        </w:tc>
        <w:tc>
          <w:tcPr>
            <w:tcW w:w="3402" w:type="dxa"/>
            <w:gridSpan w:val="2"/>
          </w:tcPr>
          <w:p w14:paraId="7936E988" w14:textId="77777777" w:rsidR="00D96058" w:rsidRPr="005954D6" w:rsidRDefault="00D96058" w:rsidP="00471AA1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Просто вредносно ограничење</w:t>
            </w:r>
          </w:p>
        </w:tc>
        <w:tc>
          <w:tcPr>
            <w:tcW w:w="3119" w:type="dxa"/>
            <w:gridSpan w:val="2"/>
          </w:tcPr>
          <w:p w14:paraId="4AAA002A" w14:textId="77777777" w:rsidR="00D96058" w:rsidRPr="005954D6" w:rsidRDefault="00D96058" w:rsidP="00471AA1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Сложено вредносно ограничење</w:t>
            </w:r>
          </w:p>
        </w:tc>
        <w:tc>
          <w:tcPr>
            <w:tcW w:w="1559" w:type="dxa"/>
          </w:tcPr>
          <w:p w14:paraId="76D52B8A" w14:textId="77777777" w:rsidR="00D96058" w:rsidRPr="005954D6" w:rsidRDefault="00D96058" w:rsidP="00471AA1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Структурно ограничење</w:t>
            </w:r>
          </w:p>
        </w:tc>
      </w:tr>
      <w:tr w:rsidR="00D96058" w:rsidRPr="005954D6" w14:paraId="65B0A6AB" w14:textId="77777777" w:rsidTr="00471AA1">
        <w:tc>
          <w:tcPr>
            <w:tcW w:w="1809" w:type="dxa"/>
          </w:tcPr>
          <w:p w14:paraId="35E0B51A" w14:textId="77777777" w:rsidR="00D96058" w:rsidRPr="005954D6" w:rsidRDefault="00D96058" w:rsidP="00471AA1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Име атрибута</w:t>
            </w:r>
          </w:p>
        </w:tc>
        <w:tc>
          <w:tcPr>
            <w:tcW w:w="1701" w:type="dxa"/>
          </w:tcPr>
          <w:p w14:paraId="08906E9B" w14:textId="77777777" w:rsidR="00D96058" w:rsidRPr="005954D6" w:rsidRDefault="00D96058" w:rsidP="00471AA1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Тип атрибута</w:t>
            </w:r>
          </w:p>
        </w:tc>
        <w:tc>
          <w:tcPr>
            <w:tcW w:w="1701" w:type="dxa"/>
          </w:tcPr>
          <w:p w14:paraId="27EFE0B7" w14:textId="77777777" w:rsidR="00D96058" w:rsidRPr="005954D6" w:rsidRDefault="00D96058" w:rsidP="00471AA1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Вредност атрибута</w:t>
            </w:r>
          </w:p>
        </w:tc>
        <w:tc>
          <w:tcPr>
            <w:tcW w:w="1560" w:type="dxa"/>
          </w:tcPr>
          <w:p w14:paraId="388C8CFF" w14:textId="77777777" w:rsidR="00D96058" w:rsidRPr="005954D6" w:rsidRDefault="00D96058" w:rsidP="00471AA1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Међузавис. атрибута једне табеле</w:t>
            </w:r>
          </w:p>
        </w:tc>
        <w:tc>
          <w:tcPr>
            <w:tcW w:w="1559" w:type="dxa"/>
          </w:tcPr>
          <w:p w14:paraId="0309D52D" w14:textId="77777777" w:rsidR="00D96058" w:rsidRPr="005954D6" w:rsidRDefault="00D96058" w:rsidP="00471AA1">
            <w:pPr>
              <w:spacing w:before="0" w:after="0"/>
              <w:jc w:val="left"/>
              <w:rPr>
                <w:b/>
                <w:lang w:val="sr-Cyrl-RS"/>
              </w:rPr>
            </w:pPr>
            <w:r w:rsidRPr="005954D6">
              <w:rPr>
                <w:b/>
                <w:lang w:val="sr-Cyrl-RS"/>
              </w:rPr>
              <w:t>Међузавис. атрибута више табела</w:t>
            </w:r>
          </w:p>
        </w:tc>
        <w:tc>
          <w:tcPr>
            <w:tcW w:w="1559" w:type="dxa"/>
            <w:vMerge w:val="restart"/>
          </w:tcPr>
          <w:p w14:paraId="05269541" w14:textId="7551E8C9" w:rsidR="00D96058" w:rsidRPr="005954D6" w:rsidRDefault="0098212A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UPADE</w:t>
            </w:r>
          </w:p>
          <w:p w14:paraId="625C4D25" w14:textId="77777777" w:rsidR="0098212A" w:rsidRPr="005954D6" w:rsidRDefault="0098212A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/</w:t>
            </w:r>
          </w:p>
          <w:p w14:paraId="01689B8D" w14:textId="77777777" w:rsidR="0098212A" w:rsidRPr="005954D6" w:rsidRDefault="0098212A" w:rsidP="00471AA1">
            <w:pPr>
              <w:spacing w:before="0" w:after="0"/>
              <w:jc w:val="left"/>
              <w:rPr>
                <w:lang w:val="sr-Cyrl-RS"/>
              </w:rPr>
            </w:pPr>
          </w:p>
          <w:p w14:paraId="77940F06" w14:textId="77777777" w:rsidR="0098212A" w:rsidRPr="005954D6" w:rsidRDefault="0098212A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DELETE</w:t>
            </w:r>
          </w:p>
          <w:p w14:paraId="06115035" w14:textId="3DE1B905" w:rsidR="0098212A" w:rsidRPr="005954D6" w:rsidRDefault="0098212A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/</w:t>
            </w:r>
          </w:p>
          <w:p w14:paraId="78749798" w14:textId="77777777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</w:p>
          <w:p w14:paraId="2B43DE37" w14:textId="77777777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</w:p>
        </w:tc>
      </w:tr>
      <w:tr w:rsidR="00D96058" w:rsidRPr="005954D6" w14:paraId="3540ADB4" w14:textId="77777777" w:rsidTr="00471AA1">
        <w:tc>
          <w:tcPr>
            <w:tcW w:w="1809" w:type="dxa"/>
          </w:tcPr>
          <w:p w14:paraId="44F6D1ED" w14:textId="613EB63A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ID</w:t>
            </w:r>
          </w:p>
        </w:tc>
        <w:tc>
          <w:tcPr>
            <w:tcW w:w="1701" w:type="dxa"/>
          </w:tcPr>
          <w:p w14:paraId="4BE048D7" w14:textId="77777777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bigint</w:t>
            </w:r>
          </w:p>
        </w:tc>
        <w:tc>
          <w:tcPr>
            <w:tcW w:w="1701" w:type="dxa"/>
          </w:tcPr>
          <w:p w14:paraId="76572E7A" w14:textId="77777777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not null &gt; 0</w:t>
            </w:r>
          </w:p>
        </w:tc>
        <w:tc>
          <w:tcPr>
            <w:tcW w:w="1560" w:type="dxa"/>
          </w:tcPr>
          <w:p w14:paraId="099EFE60" w14:textId="77777777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</w:tcPr>
          <w:p w14:paraId="33916CB0" w14:textId="77777777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  <w:vMerge/>
          </w:tcPr>
          <w:p w14:paraId="6D035E2C" w14:textId="77777777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</w:p>
        </w:tc>
      </w:tr>
      <w:tr w:rsidR="00D96058" w:rsidRPr="005954D6" w14:paraId="748CBC90" w14:textId="77777777" w:rsidTr="00471AA1">
        <w:tc>
          <w:tcPr>
            <w:tcW w:w="1809" w:type="dxa"/>
          </w:tcPr>
          <w:p w14:paraId="0D54A5A4" w14:textId="3B9DC712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UlogaID</w:t>
            </w:r>
          </w:p>
        </w:tc>
        <w:tc>
          <w:tcPr>
            <w:tcW w:w="1701" w:type="dxa"/>
          </w:tcPr>
          <w:p w14:paraId="0363307D" w14:textId="18ACBE1F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bigint</w:t>
            </w:r>
          </w:p>
        </w:tc>
        <w:tc>
          <w:tcPr>
            <w:tcW w:w="1701" w:type="dxa"/>
          </w:tcPr>
          <w:p w14:paraId="0F47EFD3" w14:textId="77777777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not null</w:t>
            </w:r>
          </w:p>
        </w:tc>
        <w:tc>
          <w:tcPr>
            <w:tcW w:w="1560" w:type="dxa"/>
          </w:tcPr>
          <w:p w14:paraId="55C81EE8" w14:textId="77777777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</w:tcPr>
          <w:p w14:paraId="79569F64" w14:textId="77777777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  <w:vMerge/>
          </w:tcPr>
          <w:p w14:paraId="0B2DBBDD" w14:textId="77777777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</w:p>
        </w:tc>
      </w:tr>
      <w:tr w:rsidR="00D96058" w:rsidRPr="005954D6" w14:paraId="1AD6DC86" w14:textId="77777777" w:rsidTr="00471AA1">
        <w:tc>
          <w:tcPr>
            <w:tcW w:w="1809" w:type="dxa"/>
          </w:tcPr>
          <w:p w14:paraId="562AD1C1" w14:textId="7FFCB0F0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DozvolaID</w:t>
            </w:r>
          </w:p>
        </w:tc>
        <w:tc>
          <w:tcPr>
            <w:tcW w:w="1701" w:type="dxa"/>
          </w:tcPr>
          <w:p w14:paraId="43BDB341" w14:textId="1E807410" w:rsidR="00D96058" w:rsidRPr="005954D6" w:rsidRDefault="00D96058" w:rsidP="00D96058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bigint</w:t>
            </w:r>
          </w:p>
        </w:tc>
        <w:tc>
          <w:tcPr>
            <w:tcW w:w="1701" w:type="dxa"/>
          </w:tcPr>
          <w:p w14:paraId="5F928BCB" w14:textId="77777777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  <w:r w:rsidRPr="005954D6">
              <w:rPr>
                <w:lang w:val="sr-Cyrl-RS"/>
              </w:rPr>
              <w:t>not null</w:t>
            </w:r>
          </w:p>
        </w:tc>
        <w:tc>
          <w:tcPr>
            <w:tcW w:w="1560" w:type="dxa"/>
          </w:tcPr>
          <w:p w14:paraId="1409DA05" w14:textId="77777777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</w:tcPr>
          <w:p w14:paraId="58FD9B2D" w14:textId="77777777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</w:p>
        </w:tc>
        <w:tc>
          <w:tcPr>
            <w:tcW w:w="1559" w:type="dxa"/>
            <w:vMerge/>
          </w:tcPr>
          <w:p w14:paraId="1436F161" w14:textId="77777777" w:rsidR="00D96058" w:rsidRPr="005954D6" w:rsidRDefault="00D96058" w:rsidP="00471AA1">
            <w:pPr>
              <w:spacing w:before="0" w:after="0"/>
              <w:jc w:val="left"/>
              <w:rPr>
                <w:lang w:val="sr-Cyrl-RS"/>
              </w:rPr>
            </w:pPr>
          </w:p>
        </w:tc>
      </w:tr>
    </w:tbl>
    <w:p w14:paraId="0553199E" w14:textId="77777777" w:rsidR="00D96058" w:rsidRPr="005954D6" w:rsidRDefault="00D96058">
      <w:pPr>
        <w:spacing w:before="0" w:after="160" w:line="259" w:lineRule="auto"/>
        <w:jc w:val="left"/>
        <w:rPr>
          <w:lang w:val="sr-Cyrl-RS"/>
        </w:rPr>
      </w:pPr>
    </w:p>
    <w:p w14:paraId="5BDCF185" w14:textId="6B39D441" w:rsidR="00880252" w:rsidRPr="005954D6" w:rsidRDefault="00880252" w:rsidP="0093472E">
      <w:pPr>
        <w:rPr>
          <w:lang w:val="sr-Cyrl-RS"/>
        </w:rPr>
      </w:pPr>
    </w:p>
    <w:p w14:paraId="2490A199" w14:textId="5B943848" w:rsidR="0098212A" w:rsidRPr="005954D6" w:rsidRDefault="0098212A" w:rsidP="0098212A">
      <w:pPr>
        <w:pStyle w:val="1"/>
        <w:rPr>
          <w:lang w:val="sr-Cyrl-RS"/>
        </w:rPr>
      </w:pPr>
      <w:bookmarkStart w:id="65" w:name="_Toc456162719"/>
      <w:r w:rsidRPr="005954D6">
        <w:rPr>
          <w:lang w:val="sr-Cyrl-RS"/>
        </w:rPr>
        <w:t>Пројектовање</w:t>
      </w:r>
      <w:bookmarkEnd w:id="65"/>
    </w:p>
    <w:p w14:paraId="24904626" w14:textId="36B4D5F3" w:rsidR="0098212A" w:rsidRPr="005954D6" w:rsidRDefault="00471AA1" w:rsidP="0098212A">
      <w:pPr>
        <w:rPr>
          <w:lang w:val="sr-Cyrl-RS"/>
        </w:rPr>
      </w:pPr>
      <w:r w:rsidRPr="005954D6">
        <w:rPr>
          <w:lang w:val="sr-Cyrl-RS"/>
        </w:rPr>
        <w:t>Фаза пројектовања описује физичку структуру и понашање софтверског система (архитектуру софтверског система).</w:t>
      </w:r>
    </w:p>
    <w:p w14:paraId="19E664C7" w14:textId="528092D5" w:rsidR="00471AA1" w:rsidRPr="005954D6" w:rsidRDefault="00471AA1" w:rsidP="00471AA1">
      <w:pPr>
        <w:pStyle w:val="2"/>
        <w:rPr>
          <w:lang w:val="sr-Cyrl-RS"/>
        </w:rPr>
      </w:pPr>
      <w:bookmarkStart w:id="66" w:name="_Toc456162720"/>
      <w:r w:rsidRPr="005954D6">
        <w:rPr>
          <w:lang w:val="sr-Cyrl-RS"/>
        </w:rPr>
        <w:t>Архитектура софтверског система</w:t>
      </w:r>
      <w:bookmarkEnd w:id="66"/>
    </w:p>
    <w:p w14:paraId="4FE58C87" w14:textId="090C4565" w:rsidR="00471AA1" w:rsidRPr="005954D6" w:rsidRDefault="00471AA1" w:rsidP="00471AA1">
      <w:pPr>
        <w:rPr>
          <w:lang w:val="sr-Cyrl-RS"/>
        </w:rPr>
      </w:pPr>
      <w:r w:rsidRPr="005954D6">
        <w:rPr>
          <w:lang w:val="sr-Cyrl-RS"/>
        </w:rPr>
        <w:t>Архитектура софтверског система се састоји од следећа три нивоа:</w:t>
      </w:r>
    </w:p>
    <w:p w14:paraId="344D002B" w14:textId="3AF46961" w:rsidR="00471AA1" w:rsidRPr="005954D6" w:rsidRDefault="00471AA1" w:rsidP="00471AA1">
      <w:pPr>
        <w:pStyle w:val="a"/>
        <w:numPr>
          <w:ilvl w:val="0"/>
          <w:numId w:val="32"/>
        </w:numPr>
        <w:rPr>
          <w:lang w:val="sr-Cyrl-RS"/>
        </w:rPr>
      </w:pPr>
      <w:r w:rsidRPr="005954D6">
        <w:rPr>
          <w:lang w:val="sr-Cyrl-RS"/>
        </w:rPr>
        <w:t>Кориснички интерфејс</w:t>
      </w:r>
    </w:p>
    <w:p w14:paraId="36CEEA04" w14:textId="16963F26" w:rsidR="00471AA1" w:rsidRPr="005954D6" w:rsidRDefault="00471AA1" w:rsidP="00471AA1">
      <w:pPr>
        <w:pStyle w:val="a"/>
        <w:rPr>
          <w:lang w:val="sr-Cyrl-RS"/>
        </w:rPr>
      </w:pPr>
      <w:r w:rsidRPr="005954D6">
        <w:rPr>
          <w:lang w:val="sr-Cyrl-RS"/>
        </w:rPr>
        <w:t>Апликациона логика</w:t>
      </w:r>
    </w:p>
    <w:p w14:paraId="4D7B847B" w14:textId="1D014DD4" w:rsidR="00471AA1" w:rsidRPr="005954D6" w:rsidRDefault="00471AA1" w:rsidP="00471AA1">
      <w:pPr>
        <w:pStyle w:val="a"/>
        <w:rPr>
          <w:lang w:val="sr-Cyrl-RS"/>
        </w:rPr>
      </w:pPr>
      <w:r w:rsidRPr="005954D6">
        <w:rPr>
          <w:lang w:val="sr-Cyrl-RS"/>
        </w:rPr>
        <w:t>Складиште података</w:t>
      </w:r>
    </w:p>
    <w:p w14:paraId="2BC5AE88" w14:textId="22C1596A" w:rsidR="00471AA1" w:rsidRPr="005954D6" w:rsidRDefault="00471AA1" w:rsidP="00471AA1">
      <w:pPr>
        <w:rPr>
          <w:lang w:val="sr-Cyrl-RS"/>
        </w:rPr>
      </w:pPr>
      <w:r w:rsidRPr="005954D6">
        <w:rPr>
          <w:lang w:val="sr-Cyrl-RS"/>
        </w:rPr>
        <w:t>Ниво корисничког интерфејса је на страни клијента, а апликациона логика и складиште подата на страни сервера.</w:t>
      </w:r>
    </w:p>
    <w:p w14:paraId="0D5576F5" w14:textId="77777777" w:rsidR="00471AA1" w:rsidRPr="005954D6" w:rsidRDefault="00471AA1" w:rsidP="00471AA1">
      <w:pPr>
        <w:rPr>
          <w:lang w:val="sr-Cyrl-RS"/>
        </w:rPr>
      </w:pPr>
    </w:p>
    <w:p w14:paraId="6E900B20" w14:textId="535759EC" w:rsidR="00471AA1" w:rsidRPr="005954D6" w:rsidRDefault="004A5673" w:rsidP="00471AA1">
      <w:pPr>
        <w:rPr>
          <w:lang w:val="sr-Cyrl-RS"/>
        </w:rPr>
      </w:pPr>
      <w:r w:rsidRPr="005954D6">
        <w:rPr>
          <w:noProof/>
          <w:lang w:val="sr-Cyrl-RS"/>
        </w:rPr>
        <w:lastRenderedPageBreak/>
        <mc:AlternateContent>
          <mc:Choice Requires="wpc">
            <w:drawing>
              <wp:inline distT="0" distB="0" distL="0" distR="0" wp14:anchorId="52ADDDC5" wp14:editId="46A8C340">
                <wp:extent cx="6301105" cy="2623820"/>
                <wp:effectExtent l="2540" t="2540" r="1905" b="2540"/>
                <wp:docPr id="251" name="Подлога за цртање 2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4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664241" y="1162252"/>
                            <a:ext cx="1026555" cy="7246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BA36C5" w14:textId="21D22817" w:rsidR="004A0D15" w:rsidRPr="00471AA1" w:rsidRDefault="004A0D15" w:rsidP="00471AA1">
                              <w:pPr>
                                <w:jc w:val="center"/>
                                <w:rPr>
                                  <w:lang w:val="sr-Cyrl-RS"/>
                                </w:rPr>
                              </w:pPr>
                              <w:r>
                                <w:rPr>
                                  <w:lang w:val="sr-Cyrl-RS"/>
                                </w:rPr>
                                <w:t>Кориснчки интерфејс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Rectangle 255"/>
                        <wps:cNvSpPr>
                          <a:spLocks noChangeArrowheads="1"/>
                        </wps:cNvSpPr>
                        <wps:spPr bwMode="auto">
                          <a:xfrm>
                            <a:off x="2550197" y="1162252"/>
                            <a:ext cx="1026555" cy="7246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4F48052" w14:textId="6BFF378D" w:rsidR="004A0D15" w:rsidRPr="00471AA1" w:rsidRDefault="004A0D15" w:rsidP="00471AA1">
                              <w:pPr>
                                <w:jc w:val="center"/>
                                <w:rPr>
                                  <w:lang w:val="sr-Cyrl-RS"/>
                                </w:rPr>
                              </w:pPr>
                              <w:r>
                                <w:rPr>
                                  <w:lang w:val="sr-Cyrl-RS"/>
                                </w:rPr>
                                <w:t>Апликациона логика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AutoShape 257"/>
                        <wps:cNvSpPr>
                          <a:spLocks noChangeArrowheads="1"/>
                        </wps:cNvSpPr>
                        <wps:spPr bwMode="auto">
                          <a:xfrm>
                            <a:off x="4424776" y="1022222"/>
                            <a:ext cx="1164829" cy="1028348"/>
                          </a:xfrm>
                          <a:prstGeom prst="flowChartMagneticDisk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EF488B2" w14:textId="362D128B" w:rsidR="004A0D15" w:rsidRPr="00471AA1" w:rsidRDefault="004A0D15" w:rsidP="00471AA1">
                              <w:pPr>
                                <w:jc w:val="center"/>
                                <w:rPr>
                                  <w:lang w:val="sr-Cyrl-RS"/>
                                </w:rPr>
                              </w:pPr>
                              <w:r>
                                <w:rPr>
                                  <w:lang w:val="sr-Cyrl-RS"/>
                                </w:rPr>
                                <w:t>Складиште података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AutoShape 258"/>
                        <wps:cNvCnPr>
                          <a:cxnSpLocks noChangeShapeType="1"/>
                          <a:stCxn id="14" idx="3"/>
                          <a:endCxn id="15" idx="1"/>
                        </wps:cNvCnPr>
                        <wps:spPr bwMode="auto">
                          <a:xfrm>
                            <a:off x="1690797" y="1524581"/>
                            <a:ext cx="859401" cy="875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AutoShape 259"/>
                        <wps:cNvCnPr>
                          <a:cxnSpLocks noChangeShapeType="1"/>
                          <a:stCxn id="15" idx="3"/>
                          <a:endCxn id="16" idx="2"/>
                        </wps:cNvCnPr>
                        <wps:spPr bwMode="auto">
                          <a:xfrm>
                            <a:off x="3576752" y="1524581"/>
                            <a:ext cx="848024" cy="12253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AutoShape 260"/>
                        <wps:cNvCnPr>
                          <a:cxnSpLocks noChangeShapeType="1"/>
                        </wps:cNvCnPr>
                        <wps:spPr bwMode="auto">
                          <a:xfrm>
                            <a:off x="2141501" y="255556"/>
                            <a:ext cx="875" cy="1898287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AutoShape 261"/>
                        <wps:cNvCnPr>
                          <a:cxnSpLocks noChangeShapeType="1"/>
                        </wps:cNvCnPr>
                        <wps:spPr bwMode="auto">
                          <a:xfrm>
                            <a:off x="4004702" y="255556"/>
                            <a:ext cx="875" cy="1898287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Text Box 262"/>
                        <wps:cNvSpPr txBox="1">
                          <a:spLocks noChangeArrowheads="1"/>
                        </wps:cNvSpPr>
                        <wps:spPr bwMode="auto">
                          <a:xfrm>
                            <a:off x="729003" y="302816"/>
                            <a:ext cx="858526" cy="3203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3D3BBA" w14:textId="582677A9" w:rsidR="004A0D15" w:rsidRPr="00471AA1" w:rsidRDefault="004A0D15" w:rsidP="00471AA1">
                              <w:pPr>
                                <w:spacing w:before="0" w:after="0"/>
                                <w:jc w:val="center"/>
                                <w:rPr>
                                  <w:lang w:val="sr-Cyrl-RS"/>
                                </w:rPr>
                              </w:pPr>
                              <w:r>
                                <w:rPr>
                                  <w:lang w:val="sr-Latn-RS"/>
                                </w:rPr>
                                <w:t xml:space="preserve">I </w:t>
                              </w:r>
                              <w:r>
                                <w:rPr>
                                  <w:lang w:val="sr-Cyrl-RS"/>
                                </w:rPr>
                                <w:t>Ниво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Text Box 263"/>
                        <wps:cNvSpPr txBox="1">
                          <a:spLocks noChangeArrowheads="1"/>
                        </wps:cNvSpPr>
                        <wps:spPr bwMode="auto">
                          <a:xfrm>
                            <a:off x="2657841" y="302816"/>
                            <a:ext cx="858526" cy="3211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9C84B0" w14:textId="3D0953FE" w:rsidR="004A0D15" w:rsidRPr="00471AA1" w:rsidRDefault="004A0D15" w:rsidP="00471AA1">
                              <w:pPr>
                                <w:spacing w:before="0" w:after="0"/>
                                <w:jc w:val="center"/>
                                <w:rPr>
                                  <w:lang w:val="sr-Cyrl-RS"/>
                                </w:rPr>
                              </w:pPr>
                              <w:r>
                                <w:rPr>
                                  <w:lang w:val="sr-Latn-RS"/>
                                </w:rPr>
                                <w:t xml:space="preserve">II </w:t>
                              </w:r>
                              <w:r>
                                <w:rPr>
                                  <w:lang w:val="sr-Cyrl-RS"/>
                                </w:rPr>
                                <w:t>Ниво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Text Box 264"/>
                        <wps:cNvSpPr txBox="1">
                          <a:spLocks noChangeArrowheads="1"/>
                        </wps:cNvSpPr>
                        <wps:spPr bwMode="auto">
                          <a:xfrm>
                            <a:off x="4548173" y="302816"/>
                            <a:ext cx="858526" cy="3203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DCAF24" w14:textId="29E8128A" w:rsidR="004A0D15" w:rsidRPr="00471AA1" w:rsidRDefault="004A0D15" w:rsidP="00471AA1">
                              <w:pPr>
                                <w:spacing w:before="0" w:after="0"/>
                                <w:jc w:val="center"/>
                                <w:rPr>
                                  <w:lang w:val="sr-Cyrl-RS"/>
                                </w:rPr>
                              </w:pPr>
                              <w:r>
                                <w:rPr>
                                  <w:lang w:val="sr-Latn-RS"/>
                                </w:rPr>
                                <w:t xml:space="preserve">III </w:t>
                              </w:r>
                              <w:r>
                                <w:rPr>
                                  <w:lang w:val="sr-Cyrl-RS"/>
                                </w:rPr>
                                <w:t>Ниво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2ADDDC5" id="Подлога за цртање 251" o:spid="_x0000_s1401" editas="canvas" style="width:496.15pt;height:206.6pt;mso-position-horizontal-relative:char;mso-position-vertical-relative:line" coordsize="63011,26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">
                <v:shape id="_x0000_s1402" type="#_x0000_t75" style="position:absolute;width:63011;height:26238;visibility:visible;mso-wrap-style:square">
                  <v:fill o:detectmouseclick="t"/>
                  <v:path o:connecttype="none"/>
                </v:shape>
                <v:rect id="Rectangle 254" o:spid="_x0000_s1403" style="position:absolute;left:6642;top:11622;width:10265;height:72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RLncEA&#10;AADbAAAADwAAAGRycy9kb3ducmV2LnhtbERPTYvCMBC9C/6HMMLeNNVdZK1GEUXZPWp72dvYjG21&#10;mZQmavXXmwXB2zze58wWranElRpXWlYwHEQgiDOrS84VpMmm/w3CeWSNlWVScCcHi3m3M8NY2xvv&#10;6Lr3uQgh7GJUUHhfx1K6rCCDbmBr4sAdbWPQB9jkUjd4C+GmkqMoGkuDJYeGAmtaFZSd9xej4FCO&#10;Unzskm1kJptP/9smp8vfWqmPXrucgvDU+rf45f7RYf4X/P8SDpD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WUS53BAAAA2wAAAA8AAAAAAAAAAAAAAAAAmAIAAGRycy9kb3du&#10;cmV2LnhtbFBLBQYAAAAABAAEAPUAAACGAwAAAAA=&#10;">
                  <v:textbox>
                    <w:txbxContent>
                      <w:p w14:paraId="3ABA36C5" w14:textId="21D22817" w:rsidR="004A0D15" w:rsidRPr="00471AA1" w:rsidRDefault="004A0D15" w:rsidP="00471AA1">
                        <w:pPr>
                          <w:jc w:val="center"/>
                          <w:rPr>
                            <w:lang w:val="sr-Cyrl-RS"/>
                          </w:rPr>
                        </w:pPr>
                        <w:r>
                          <w:rPr>
                            <w:lang w:val="sr-Cyrl-RS"/>
                          </w:rPr>
                          <w:t>Кориснчки интерфејс</w:t>
                        </w:r>
                      </w:p>
                    </w:txbxContent>
                  </v:textbox>
                </v:rect>
                <v:rect id="Rectangle 255" o:spid="_x0000_s1404" style="position:absolute;left:25501;top:11622;width:10266;height:72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juBsEA&#10;AADbAAAADwAAAGRycy9kb3ducmV2LnhtbERPTYvCMBC9C/6HMMLeNNVlZa1GEUXZPWp72dvYjG21&#10;mZQmavXXmwXB2zze58wWranElRpXWlYwHEQgiDOrS84VpMmm/w3CeWSNlWVScCcHi3m3M8NY2xvv&#10;6Lr3uQgh7GJUUHhfx1K6rCCDbmBr4sAdbWPQB9jkUjd4C+GmkqMoGkuDJYeGAmtaFZSd9xej4FCO&#10;Unzskm1kJptP/9smp8vfWqmPXrucgvDU+rf45f7RYf4X/P8SDpD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Y7gbBAAAA2wAAAA8AAAAAAAAAAAAAAAAAmAIAAGRycy9kb3du&#10;cmV2LnhtbFBLBQYAAAAABAAEAPUAAACGAwAAAAA=&#10;">
                  <v:textbox>
                    <w:txbxContent>
                      <w:p w14:paraId="64F48052" w14:textId="6BFF378D" w:rsidR="004A0D15" w:rsidRPr="00471AA1" w:rsidRDefault="004A0D15" w:rsidP="00471AA1">
                        <w:pPr>
                          <w:jc w:val="center"/>
                          <w:rPr>
                            <w:lang w:val="sr-Cyrl-RS"/>
                          </w:rPr>
                        </w:pPr>
                        <w:r>
                          <w:rPr>
                            <w:lang w:val="sr-Cyrl-RS"/>
                          </w:rPr>
                          <w:t>Апликациона логика</w:t>
                        </w:r>
                      </w:p>
                    </w:txbxContent>
                  </v:textbox>
                </v:rect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AutoShape 257" o:spid="_x0000_s1405" type="#_x0000_t132" style="position:absolute;left:44247;top:10222;width:11649;height:10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ypqcMA&#10;AADbAAAADwAAAGRycy9kb3ducmV2LnhtbERPS2vCQBC+F/wPywheSt3Eg5jUVURRvAitD4q3ITtN&#10;gtnZmF1N/PfdguBtPr7nTOedqcSdGldaVhAPIxDEmdUl5wqOh/XHBITzyBory6TgQQ7ms97bFFNt&#10;W/6m+97nIoSwS1FB4X2dSumyggy6oa2JA/drG4M+wCaXusE2hJtKjqJoLA2WHBoKrGlZUHbZ34yC&#10;8y7ZnLtV8v5zs9d2lKxOX6c4VmrQ7xafIDx1/iV+urc6zB/D/y/hADn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bypqcMAAADbAAAADwAAAAAAAAAAAAAAAACYAgAAZHJzL2Rv&#10;d25yZXYueG1sUEsFBgAAAAAEAAQA9QAAAIgDAAAAAA==&#10;">
                  <v:textbox>
                    <w:txbxContent>
                      <w:p w14:paraId="6EF488B2" w14:textId="362D128B" w:rsidR="004A0D15" w:rsidRPr="00471AA1" w:rsidRDefault="004A0D15" w:rsidP="00471AA1">
                        <w:pPr>
                          <w:jc w:val="center"/>
                          <w:rPr>
                            <w:lang w:val="sr-Cyrl-RS"/>
                          </w:rPr>
                        </w:pPr>
                        <w:r>
                          <w:rPr>
                            <w:lang w:val="sr-Cyrl-RS"/>
                          </w:rPr>
                          <w:t>Складиште података</w:t>
                        </w:r>
                      </w:p>
                    </w:txbxContent>
                  </v:textbox>
                </v:shape>
                <v:shape id="AutoShape 258" o:spid="_x0000_s1406" type="#_x0000_t32" style="position:absolute;left:16907;top:15245;width:8594;height: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XUU9cAAAADbAAAADwAAAGRycy9kb3ducmV2LnhtbERP32vCMBB+H/g/hBN8m2kVNumM4gTn&#10;XrXF56O5Nd2aS9Zktv73y0DY2318P2+9HW0nrtSH1rGCfJ6BIK6dbrlRUJWHxxWIEJE1do5JwY0C&#10;bDeThzUW2g18ous5NiKFcChQgYnRF1KG2pDFMHeeOHEfrrcYE+wbqXscUrjt5CLLnqTFllODQU97&#10;Q/XX+ccq8NXS5bvv2/FQl8ZXQ355XX6+KTWbjrsXEJHG+C++u991mv8Mf7+kA+Tm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l1FPXAAAAA2wAAAA8AAAAAAAAAAAAAAAAA&#10;oQIAAGRycy9kb3ducmV2LnhtbFBLBQYAAAAABAAEAPkAAACOAwAAAAA=&#10;" strokeweight="1pt">
                  <v:stroke endarrow="block"/>
                </v:shape>
                <v:shape id="AutoShape 259" o:spid="_x0000_s1407" type="#_x0000_t32" style="position:absolute;left:35767;top:15245;width:8480;height:12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qAh8MAAADbAAAADwAAAGRycy9kb3ducmV2LnhtbESPQU/DMAyF70j8h8hI3FhaJiFUlk3b&#10;pG1c2SrOVmOassbJmrB2/x4fkLjZes/vfV6sJt+rKw2pC2ygnBWgiJtgO24N1Kfd0yuolJEt9oHJ&#10;wI0SrJb3dwusbBj5g67H3CoJ4VShAZdzrLROjSOPaRYisWhfYfCYZR1abQccJdz3+rkoXrTHjqXB&#10;YaSto+Z8/PEGYj0P5fpyO+yak4v1WH5u5t97Yx4fpvUbqExT/jf/Xb9bwRdY+UUG0M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jqgIfDAAAA2wAAAA8AAAAAAAAAAAAA&#10;AAAAoQIAAGRycy9kb3ducmV2LnhtbFBLBQYAAAAABAAEAPkAAACRAwAAAAA=&#10;" strokeweight="1pt">
                  <v:stroke endarrow="block"/>
                </v:shape>
                <v:shape id="AutoShape 260" o:spid="_x0000_s1408" type="#_x0000_t32" style="position:absolute;left:21415;top:2555;width:8;height:189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uEhb8AAADbAAAADwAAAGRycy9kb3ducmV2LnhtbERPS2sCMRC+C/6HMEJvmq0UsVvjUsSy&#10;vdYHvQ6b6WZ1M1mT1N3++0YQvM3H95xVMdhWXMmHxrGC51kGgrhyuuFawWH/MV2CCBFZY+uYFPxR&#10;gGI9Hq0w167nL7ruYi1SCIccFZgYu1zKUBmyGGauI07cj/MWY4K+ltpjn8JtK+dZtpAWG04NBjva&#10;GKrOu1+rgORQGnuSpd7237ELHrOX40Wpp8nw/gYi0hAf4rv7U6f5r3D7JR0g1/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0uEhb8AAADbAAAADwAAAAAAAAAAAAAAAACh&#10;AgAAZHJzL2Rvd25yZXYueG1sUEsFBgAAAAAEAAQA+QAAAI0DAAAAAA==&#10;" strokeweight="1pt">
                  <v:stroke dashstyle="dash"/>
                </v:shape>
                <v:shape id="AutoShape 261" o:spid="_x0000_s1409" type="#_x0000_t32" style="position:absolute;left:40047;top:2555;width:8;height:189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B3npb4AAADbAAAADwAAAGRycy9kb3ducmV2LnhtbERPz2vCMBS+D/Y/hDfYzaaTMaQaRYbS&#10;XXUTr4/mrelsXmIS2+6/N4fBjh/f79Vmsr0YKMTOsYKXogRB3Djdcavg63M/W4CICVlj75gU/FKE&#10;zfrxYYWVdiMfaDimVuQQjhUqMCn5SsrYGLIYC+eJM/ftgsWUYWilDjjmcNvLeVm+SYsd5waDnt4N&#10;NZfjzSogOdXG/sha78Zz8jFg+Xq6KvX8NG2XIBJN6V/85/7QCuZ5ff6Sf4Bc3w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kHeelvgAAANsAAAAPAAAAAAAAAAAAAAAAAKEC&#10;AABkcnMvZG93bnJldi54bWxQSwUGAAAAAAQABAD5AAAAjAMAAAAA&#10;" strokeweight="1pt">
                  <v:stroke dashstyle="dash"/>
                </v:shape>
                <v:shape id="Text Box 262" o:spid="_x0000_s1410" type="#_x0000_t202" style="position:absolute;left:7290;top:3028;width:8585;height:3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GUW8QA&#10;AADbAAAADwAAAGRycy9kb3ducmV2LnhtbESPzWrDMBCE74W8g9hALyWWE9okdSObtNCQa34eYG1t&#10;bBNrZSzVP29fFQI9DjPzDbPLRtOInjpXW1awjGIQxIXVNZcKrpfvxRaE88gaG8ukYCIHWTp72mGi&#10;7cAn6s++FAHCLkEFlfdtIqUrKjLoItsSB+9mO4M+yK6UusMhwE0jV3G8lgZrDgsVtvRVUXE//xgF&#10;t+Pw8vY+5Ad/3Zxe159Yb3I7KfU8H/cfIDyN/j/8aB+1gtUS/r6EHyDT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BlFvEAAAA2wAAAA8AAAAAAAAAAAAAAAAAmAIAAGRycy9k&#10;b3ducmV2LnhtbFBLBQYAAAAABAAEAPUAAACJAwAAAAA=&#10;" stroked="f">
                  <v:textbox>
                    <w:txbxContent>
                      <w:p w14:paraId="123D3BBA" w14:textId="582677A9" w:rsidR="004A0D15" w:rsidRPr="00471AA1" w:rsidRDefault="004A0D15" w:rsidP="00471AA1">
                        <w:pPr>
                          <w:spacing w:before="0" w:after="0"/>
                          <w:jc w:val="center"/>
                          <w:rPr>
                            <w:lang w:val="sr-Cyrl-RS"/>
                          </w:rPr>
                        </w:pPr>
                        <w:r>
                          <w:rPr>
                            <w:lang w:val="sr-Latn-RS"/>
                          </w:rPr>
                          <w:t xml:space="preserve">I </w:t>
                        </w:r>
                        <w:r>
                          <w:rPr>
                            <w:lang w:val="sr-Cyrl-RS"/>
                          </w:rPr>
                          <w:t>Ниво</w:t>
                        </w:r>
                      </w:p>
                    </w:txbxContent>
                  </v:textbox>
                </v:shape>
                <v:shape id="Text Box 263" o:spid="_x0000_s1411" type="#_x0000_t202" style="position:absolute;left:26578;top:3028;width:8585;height:32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MKLMEA&#10;AADbAAAADwAAAGRycy9kb3ducmV2LnhtbESP3YrCMBSE7wXfIRzBG9F0i7/VKKuw4q0/D3Bsjm2x&#10;OSlNtPXtN4Lg5TAz3zCrTWtK8aTaFZYV/IwiEMSp1QVnCi7nv+EchPPIGkvLpOBFDjbrbmeFibYN&#10;H+l58pkIEHYJKsi9rxIpXZqTQTeyFXHwbrY26IOsM6lrbALclDKOoqk0WHBYyLGiXU7p/fQwCm6H&#10;ZjBZNNe9v8yO4+kWi9nVvpTq99rfJQhPrf+GP+2DVhDH8P4SfoBc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yTCizBAAAA2wAAAA8AAAAAAAAAAAAAAAAAmAIAAGRycy9kb3du&#10;cmV2LnhtbFBLBQYAAAAABAAEAPUAAACGAwAAAAA=&#10;" stroked="f">
                  <v:textbox>
                    <w:txbxContent>
                      <w:p w14:paraId="339C84B0" w14:textId="3D0953FE" w:rsidR="004A0D15" w:rsidRPr="00471AA1" w:rsidRDefault="004A0D15" w:rsidP="00471AA1">
                        <w:pPr>
                          <w:spacing w:before="0" w:after="0"/>
                          <w:jc w:val="center"/>
                          <w:rPr>
                            <w:lang w:val="sr-Cyrl-RS"/>
                          </w:rPr>
                        </w:pPr>
                        <w:r>
                          <w:rPr>
                            <w:lang w:val="sr-Latn-RS"/>
                          </w:rPr>
                          <w:t xml:space="preserve">II </w:t>
                        </w:r>
                        <w:r>
                          <w:rPr>
                            <w:lang w:val="sr-Cyrl-RS"/>
                          </w:rPr>
                          <w:t>Ниво</w:t>
                        </w:r>
                      </w:p>
                    </w:txbxContent>
                  </v:textbox>
                </v:shape>
                <v:shape id="Text Box 264" o:spid="_x0000_s1412" type="#_x0000_t202" style="position:absolute;left:45481;top:3028;width:8585;height:3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K178IA&#10;AADbAAAADwAAAGRycy9kb3ducmV2LnhtbESP3YrCMBSE7wXfIZwFb8SmylrdrlFWQfHWnwc4bY5t&#10;2eakNFlb394sCF4OM/MNs9r0phZ3al1lWcE0ikEQ51ZXXCi4XvaTJQjnkTXWlknBgxxs1sPBClNt&#10;Oz7R/ewLESDsUlRQet+kUrq8JIMusg1x8G62NeiDbAupW+wC3NRyFseJNFhxWCixoV1J+e/5zyi4&#10;Hbvx/KvLDv66OH0mW6wWmX0oNfrof75BeOr9O/xqH7WCJIH/L+EH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wrXvwgAAANsAAAAPAAAAAAAAAAAAAAAAAJgCAABkcnMvZG93&#10;bnJldi54bWxQSwUGAAAAAAQABAD1AAAAhwMAAAAA&#10;" stroked="f">
                  <v:textbox>
                    <w:txbxContent>
                      <w:p w14:paraId="55DCAF24" w14:textId="29E8128A" w:rsidR="004A0D15" w:rsidRPr="00471AA1" w:rsidRDefault="004A0D15" w:rsidP="00471AA1">
                        <w:pPr>
                          <w:spacing w:before="0" w:after="0"/>
                          <w:jc w:val="center"/>
                          <w:rPr>
                            <w:lang w:val="sr-Cyrl-RS"/>
                          </w:rPr>
                        </w:pPr>
                        <w:r>
                          <w:rPr>
                            <w:lang w:val="sr-Latn-RS"/>
                          </w:rPr>
                          <w:t xml:space="preserve">III </w:t>
                        </w:r>
                        <w:r>
                          <w:rPr>
                            <w:lang w:val="sr-Cyrl-RS"/>
                          </w:rPr>
                          <w:t>Ниво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ABC699B" w14:textId="77777777" w:rsidR="00371253" w:rsidRPr="005954D6" w:rsidRDefault="00371253" w:rsidP="00471AA1">
      <w:pPr>
        <w:rPr>
          <w:lang w:val="sr-Cyrl-RS"/>
        </w:rPr>
      </w:pPr>
    </w:p>
    <w:p w14:paraId="092C4D88" w14:textId="03A7154E" w:rsidR="00371253" w:rsidRPr="005954D6" w:rsidRDefault="00371253" w:rsidP="00371253">
      <w:pPr>
        <w:pStyle w:val="2"/>
        <w:rPr>
          <w:lang w:val="sr-Cyrl-RS"/>
        </w:rPr>
      </w:pPr>
      <w:bookmarkStart w:id="67" w:name="_Toc456162721"/>
      <w:r w:rsidRPr="005954D6">
        <w:rPr>
          <w:lang w:val="sr-Cyrl-RS"/>
        </w:rPr>
        <w:t>Пројектовање корисничког интерфејса</w:t>
      </w:r>
      <w:bookmarkEnd w:id="67"/>
    </w:p>
    <w:p w14:paraId="3E6086D7" w14:textId="45B1832A" w:rsidR="00371253" w:rsidRPr="005954D6" w:rsidRDefault="00371253" w:rsidP="00371253">
      <w:pPr>
        <w:rPr>
          <w:lang w:val="sr-Cyrl-RS"/>
        </w:rPr>
      </w:pPr>
      <w:r w:rsidRPr="005954D6">
        <w:rPr>
          <w:lang w:val="sr-Cyrl-RS"/>
        </w:rPr>
        <w:t>Кориснички интерфејс представља реализацију улаза и/или излаза софтверског система и састоји се од екранске форме и контролера корисничког интерфејса.</w:t>
      </w:r>
    </w:p>
    <w:p w14:paraId="14708548" w14:textId="77777777" w:rsidR="00D71B11" w:rsidRPr="005954D6" w:rsidRDefault="00D71B11" w:rsidP="00371253">
      <w:pPr>
        <w:rPr>
          <w:lang w:val="sr-Cyrl-RS"/>
        </w:rPr>
      </w:pPr>
    </w:p>
    <w:p w14:paraId="2D068C6E" w14:textId="620CDB89" w:rsidR="00B26CF4" w:rsidRPr="005954D6" w:rsidRDefault="00B26CF4" w:rsidP="00B26CF4">
      <w:pPr>
        <w:pStyle w:val="3"/>
        <w:rPr>
          <w:lang w:val="sr-Cyrl-RS"/>
        </w:rPr>
      </w:pPr>
      <w:bookmarkStart w:id="68" w:name="_Toc456162722"/>
      <w:r w:rsidRPr="005954D6">
        <w:rPr>
          <w:lang w:val="sr-Cyrl-RS"/>
        </w:rPr>
        <w:t>Пројектовање екранских форми</w:t>
      </w:r>
      <w:bookmarkEnd w:id="68"/>
    </w:p>
    <w:p w14:paraId="7545DE5D" w14:textId="1F500336" w:rsidR="00D71B11" w:rsidRPr="005954D6" w:rsidRDefault="00B26CF4" w:rsidP="00B26CF4">
      <w:pPr>
        <w:rPr>
          <w:lang w:val="sr-Cyrl-RS"/>
        </w:rPr>
      </w:pPr>
      <w:r w:rsidRPr="005954D6">
        <w:rPr>
          <w:lang w:val="sr-Cyrl-RS"/>
        </w:rPr>
        <w:t>Кориснички интерфејс је дефинисан преко скупа екранских форми (под формом се не мисли стриктно на форме за унос</w:t>
      </w:r>
      <w:r w:rsidR="00D71B11" w:rsidRPr="005954D6">
        <w:rPr>
          <w:lang w:val="sr-Cyrl-RS"/>
        </w:rPr>
        <w:t>, већ на све графичке елементе интерфејса</w:t>
      </w:r>
      <w:r w:rsidRPr="005954D6">
        <w:rPr>
          <w:lang w:val="sr-Cyrl-RS"/>
        </w:rPr>
        <w:t>). Сценарија коришћења екранских форми</w:t>
      </w:r>
      <w:r w:rsidR="00D71B11" w:rsidRPr="005954D6">
        <w:rPr>
          <w:lang w:val="sr-Cyrl-RS"/>
        </w:rPr>
        <w:t xml:space="preserve"> су директно повезана са сценаријма случајева коришћења. Екранске форме приказују податке, прихватају податке које корисник уноси, прихватају догађаје и позивају контролере корисничког интерфејса.</w:t>
      </w:r>
    </w:p>
    <w:p w14:paraId="5B97FDD1" w14:textId="77777777" w:rsidR="002655B6" w:rsidRPr="005954D6" w:rsidRDefault="002655B6" w:rsidP="00B26CF4">
      <w:pPr>
        <w:rPr>
          <w:lang w:val="sr-Cyrl-RS"/>
        </w:rPr>
      </w:pPr>
    </w:p>
    <w:p w14:paraId="6BADD543" w14:textId="77777777" w:rsidR="002655B6" w:rsidRPr="005954D6" w:rsidRDefault="002655B6" w:rsidP="002655B6">
      <w:pPr>
        <w:rPr>
          <w:lang w:val="sr-Cyrl-RS"/>
        </w:rPr>
      </w:pPr>
      <w:r w:rsidRPr="005954D6">
        <w:rPr>
          <w:lang w:val="sr-Cyrl-RS"/>
        </w:rPr>
        <w:t>СК 1: Додавање нове теме у форум</w:t>
      </w:r>
    </w:p>
    <w:p w14:paraId="06DB512C" w14:textId="77777777" w:rsidR="002655B6" w:rsidRPr="005954D6" w:rsidRDefault="002655B6" w:rsidP="002655B6">
      <w:pPr>
        <w:rPr>
          <w:b/>
          <w:lang w:val="sr-Cyrl-RS"/>
        </w:rPr>
      </w:pPr>
      <w:r w:rsidRPr="005954D6">
        <w:rPr>
          <w:b/>
          <w:lang w:val="sr-Cyrl-RS"/>
        </w:rPr>
        <w:t>Назив СК:</w:t>
      </w:r>
      <w:r w:rsidRPr="005954D6">
        <w:rPr>
          <w:b/>
          <w:lang w:val="sr-Cyrl-RS"/>
        </w:rPr>
        <w:tab/>
      </w:r>
      <w:r w:rsidRPr="005954D6">
        <w:rPr>
          <w:lang w:val="sr-Cyrl-RS"/>
        </w:rPr>
        <w:t>Додавање нове теме у форум</w:t>
      </w:r>
    </w:p>
    <w:p w14:paraId="26C5B2C4" w14:textId="77777777" w:rsidR="002655B6" w:rsidRPr="005954D6" w:rsidRDefault="002655B6" w:rsidP="002655B6">
      <w:pPr>
        <w:rPr>
          <w:lang w:val="sr-Cyrl-RS"/>
        </w:rPr>
      </w:pPr>
      <w:r w:rsidRPr="005954D6">
        <w:rPr>
          <w:b/>
          <w:lang w:val="sr-Cyrl-RS"/>
        </w:rPr>
        <w:t>Актери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Корисник</w:t>
      </w:r>
    </w:p>
    <w:p w14:paraId="0967E25F" w14:textId="77777777" w:rsidR="002655B6" w:rsidRPr="005954D6" w:rsidRDefault="002655B6" w:rsidP="002655B6">
      <w:pPr>
        <w:rPr>
          <w:lang w:val="sr-Cyrl-RS"/>
        </w:rPr>
      </w:pPr>
      <w:r w:rsidRPr="005954D6">
        <w:rPr>
          <w:b/>
          <w:lang w:val="sr-Cyrl-RS"/>
        </w:rPr>
        <w:t>Учесници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и </w:t>
      </w:r>
      <w:r w:rsidRPr="005954D6">
        <w:rPr>
          <w:b/>
          <w:lang w:val="sr-Cyrl-RS"/>
        </w:rPr>
        <w:t>корисник</w:t>
      </w:r>
    </w:p>
    <w:p w14:paraId="71640FD4" w14:textId="77777777" w:rsidR="002655B6" w:rsidRPr="005954D6" w:rsidRDefault="002655B6" w:rsidP="002655B6">
      <w:pPr>
        <w:rPr>
          <w:lang w:val="sr-Cyrl-RS"/>
        </w:rPr>
      </w:pPr>
      <w:r w:rsidRPr="005954D6">
        <w:rPr>
          <w:b/>
          <w:lang w:val="sr-Cyrl-RS"/>
        </w:rPr>
        <w:t>Предуслов: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Корисник</w:t>
      </w:r>
      <w:r w:rsidRPr="005954D6">
        <w:rPr>
          <w:lang w:val="sr-Cyrl-RS"/>
        </w:rPr>
        <w:t xml:space="preserve"> се улоговао у софтверску систем и има дозволу за креирање тема. Учитана је листа форума.</w:t>
      </w:r>
    </w:p>
    <w:p w14:paraId="2B852182" w14:textId="5952D0B9" w:rsidR="002655B6" w:rsidRPr="005954D6" w:rsidRDefault="004A5673" w:rsidP="00940407">
      <w:pPr>
        <w:jc w:val="center"/>
        <w:rPr>
          <w:lang w:val="sr-Cyrl-RS"/>
        </w:rPr>
      </w:pPr>
      <w:r w:rsidRPr="005954D6">
        <w:rPr>
          <w:noProof/>
          <w:lang w:val="sr-Cyrl-RS"/>
        </w:rPr>
        <w:lastRenderedPageBreak/>
        <w:drawing>
          <wp:inline distT="0" distB="0" distL="0" distR="0" wp14:anchorId="0C88FE14" wp14:editId="26DF231D">
            <wp:extent cx="5788660" cy="3363595"/>
            <wp:effectExtent l="0" t="0" r="0" b="0"/>
            <wp:docPr id="23" name="Слика 23" descr="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dex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6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6B20E" w14:textId="77777777" w:rsidR="00693523" w:rsidRPr="005954D6" w:rsidRDefault="00693523" w:rsidP="002655B6">
      <w:pPr>
        <w:rPr>
          <w:lang w:val="sr-Cyrl-RS"/>
        </w:rPr>
      </w:pPr>
    </w:p>
    <w:p w14:paraId="26C0367F" w14:textId="77777777" w:rsidR="002655B6" w:rsidRPr="005954D6" w:rsidRDefault="002655B6" w:rsidP="002655B6">
      <w:pPr>
        <w:rPr>
          <w:b/>
          <w:lang w:val="sr-Cyrl-RS"/>
        </w:rPr>
      </w:pPr>
      <w:r w:rsidRPr="005954D6">
        <w:rPr>
          <w:b/>
          <w:lang w:val="sr-Cyrl-RS"/>
        </w:rPr>
        <w:t>Основни сценарио СК:</w:t>
      </w:r>
    </w:p>
    <w:p w14:paraId="36F770FE" w14:textId="77777777" w:rsidR="002655B6" w:rsidRPr="005954D6" w:rsidRDefault="002655B6" w:rsidP="00323558">
      <w:pPr>
        <w:pStyle w:val="a"/>
        <w:numPr>
          <w:ilvl w:val="0"/>
          <w:numId w:val="33"/>
        </w:numPr>
        <w:rPr>
          <w:lang w:val="sr-Cyrl-RS"/>
        </w:rPr>
      </w:pPr>
      <w:r w:rsidRPr="005954D6">
        <w:rPr>
          <w:b/>
          <w:lang w:val="sr-Cyrl-RS"/>
        </w:rPr>
        <w:t xml:space="preserve">Корисник </w:t>
      </w:r>
      <w:r w:rsidRPr="005954D6">
        <w:rPr>
          <w:u w:val="single"/>
          <w:lang w:val="sr-Cyrl-RS"/>
        </w:rPr>
        <w:t>бира</w:t>
      </w:r>
      <w:r w:rsidRPr="005954D6">
        <w:rPr>
          <w:lang w:val="sr-Cyrl-RS"/>
        </w:rPr>
        <w:t xml:space="preserve"> форум у коме жели да отвори тему. (АПУСО)</w:t>
      </w:r>
    </w:p>
    <w:p w14:paraId="4DB6855B" w14:textId="77777777" w:rsidR="002655B6" w:rsidRPr="005954D6" w:rsidRDefault="002655B6" w:rsidP="00772378">
      <w:pPr>
        <w:pStyle w:val="a"/>
        <w:rPr>
          <w:lang w:val="sr-Cyrl-RS"/>
        </w:rPr>
      </w:pPr>
      <w:r w:rsidRPr="005954D6">
        <w:rPr>
          <w:b/>
          <w:lang w:val="sr-Cyrl-RS"/>
        </w:rPr>
        <w:t xml:space="preserve">Корисник </w:t>
      </w:r>
      <w:r w:rsidRPr="005954D6">
        <w:rPr>
          <w:u w:val="single"/>
          <w:lang w:val="sr-Cyrl-RS"/>
        </w:rPr>
        <w:t xml:space="preserve">позива </w:t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да врати листу свих тема у форуму. (АПСО)</w:t>
      </w:r>
    </w:p>
    <w:p w14:paraId="6E26E007" w14:textId="77777777" w:rsidR="002655B6" w:rsidRPr="005954D6" w:rsidRDefault="002655B6" w:rsidP="00772378">
      <w:pPr>
        <w:pStyle w:val="a"/>
        <w:rPr>
          <w:lang w:val="sr-Cyrl-RS"/>
        </w:rPr>
      </w:pPr>
      <w:r w:rsidRPr="005954D6">
        <w:rPr>
          <w:b/>
          <w:lang w:val="sr-Cyrl-RS"/>
        </w:rPr>
        <w:t xml:space="preserve">Систем </w:t>
      </w:r>
      <w:r w:rsidRPr="005954D6">
        <w:rPr>
          <w:u w:val="single"/>
          <w:lang w:val="sr-Cyrl-RS"/>
        </w:rPr>
        <w:t>прави листу</w:t>
      </w:r>
      <w:r w:rsidRPr="005954D6">
        <w:rPr>
          <w:lang w:val="sr-Cyrl-RS"/>
        </w:rPr>
        <w:t xml:space="preserve"> тема из изабраног форума. (СО)</w:t>
      </w:r>
    </w:p>
    <w:p w14:paraId="646D62EE" w14:textId="77777777" w:rsidR="002655B6" w:rsidRPr="005954D6" w:rsidRDefault="002655B6" w:rsidP="00772378">
      <w:pPr>
        <w:pStyle w:val="a"/>
        <w:rPr>
          <w:lang w:val="sr-Cyrl-RS"/>
        </w:rPr>
      </w:pPr>
      <w:r w:rsidRPr="005954D6">
        <w:rPr>
          <w:b/>
          <w:lang w:val="sr-Cyrl-RS"/>
        </w:rPr>
        <w:t xml:space="preserve">Систем </w:t>
      </w:r>
      <w:r w:rsidRPr="005954D6">
        <w:rPr>
          <w:u w:val="single"/>
          <w:lang w:val="sr-Cyrl-RS"/>
        </w:rPr>
        <w:t>приказује</w:t>
      </w:r>
      <w:r w:rsidRPr="005954D6">
        <w:rPr>
          <w:lang w:val="sr-Cyrl-RS"/>
        </w:rPr>
        <w:t xml:space="preserve"> листу тема у изабраном форуму. (ИА)</w:t>
      </w:r>
    </w:p>
    <w:p w14:paraId="3D6E0FEC" w14:textId="0CBD4375" w:rsidR="00940407" w:rsidRPr="005954D6" w:rsidRDefault="004A5673" w:rsidP="002655B6">
      <w:pPr>
        <w:rPr>
          <w:lang w:val="sr-Cyrl-RS"/>
        </w:rPr>
      </w:pPr>
      <w:r w:rsidRPr="005954D6">
        <w:rPr>
          <w:noProof/>
          <w:lang w:val="sr-Cyrl-RS"/>
        </w:rPr>
        <w:drawing>
          <wp:inline distT="0" distB="0" distL="0" distR="0" wp14:anchorId="53C484D7" wp14:editId="355804CF">
            <wp:extent cx="6297295" cy="2202815"/>
            <wp:effectExtent l="0" t="0" r="0" b="0"/>
            <wp:docPr id="24" name="Слика 24" descr="for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or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F53EA" w14:textId="6FD7A318" w:rsidR="00940407" w:rsidRPr="005954D6" w:rsidRDefault="004A5673" w:rsidP="002655B6">
      <w:pPr>
        <w:rPr>
          <w:b/>
          <w:lang w:val="sr-Cyrl-RS"/>
        </w:rPr>
      </w:pPr>
      <w:r w:rsidRPr="005954D6">
        <w:rPr>
          <w:b/>
          <w:noProof/>
          <w:lang w:val="sr-Cyrl-RS"/>
        </w:rPr>
        <w:lastRenderedPageBreak/>
        <w:drawing>
          <wp:inline distT="0" distB="0" distL="0" distR="0" wp14:anchorId="2B24D03F" wp14:editId="12CD7A40">
            <wp:extent cx="6297295" cy="4341495"/>
            <wp:effectExtent l="0" t="0" r="0" b="0"/>
            <wp:docPr id="25" name="Слика 25" descr="nova 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nova tem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43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91E00" w14:textId="77777777" w:rsidR="002655B6" w:rsidRPr="005954D6" w:rsidRDefault="002655B6" w:rsidP="00323558">
      <w:pPr>
        <w:pStyle w:val="a"/>
        <w:rPr>
          <w:lang w:val="sr-Cyrl-RS"/>
        </w:rPr>
      </w:pPr>
      <w:r w:rsidRPr="005954D6">
        <w:rPr>
          <w:b/>
          <w:lang w:val="sr-Cyrl-RS"/>
        </w:rPr>
        <w:t xml:space="preserve">Корисник </w:t>
      </w:r>
      <w:r w:rsidRPr="005954D6">
        <w:rPr>
          <w:u w:val="single"/>
          <w:lang w:val="sr-Cyrl-RS"/>
        </w:rPr>
        <w:t>уноси податке</w:t>
      </w:r>
      <w:r w:rsidRPr="005954D6">
        <w:rPr>
          <w:lang w:val="sr-Cyrl-RS"/>
        </w:rPr>
        <w:t xml:space="preserve"> за креирање нове теме (наслов и текст прве поруке). (АПУСО)</w:t>
      </w:r>
    </w:p>
    <w:p w14:paraId="6880C229" w14:textId="77777777" w:rsidR="002655B6" w:rsidRPr="005954D6" w:rsidRDefault="002655B6" w:rsidP="00323558">
      <w:pPr>
        <w:pStyle w:val="a"/>
        <w:rPr>
          <w:lang w:val="sr-Cyrl-RS"/>
        </w:rPr>
      </w:pPr>
      <w:r w:rsidRPr="005954D6">
        <w:rPr>
          <w:b/>
          <w:lang w:val="sr-Cyrl-RS"/>
        </w:rPr>
        <w:t xml:space="preserve">Корисник </w:t>
      </w:r>
      <w:r w:rsidRPr="005954D6">
        <w:rPr>
          <w:u w:val="single"/>
          <w:lang w:val="sr-Cyrl-RS"/>
        </w:rPr>
        <w:t xml:space="preserve">позива </w:t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да креира тему и прву поруку. (АПСО)</w:t>
      </w:r>
    </w:p>
    <w:p w14:paraId="2EA588C5" w14:textId="77777777" w:rsidR="002655B6" w:rsidRPr="005954D6" w:rsidRDefault="002655B6" w:rsidP="00323558">
      <w:pPr>
        <w:pStyle w:val="a"/>
        <w:rPr>
          <w:lang w:val="sr-Cyrl-RS"/>
        </w:rPr>
      </w:pPr>
      <w:r w:rsidRPr="005954D6">
        <w:rPr>
          <w:b/>
          <w:lang w:val="sr-Cyrl-RS"/>
        </w:rPr>
        <w:t xml:space="preserve">Систем </w:t>
      </w:r>
      <w:r w:rsidRPr="005954D6">
        <w:rPr>
          <w:u w:val="single"/>
          <w:lang w:val="sr-Cyrl-RS"/>
        </w:rPr>
        <w:t>креира</w:t>
      </w:r>
      <w:r w:rsidRPr="005954D6">
        <w:rPr>
          <w:lang w:val="sr-Cyrl-RS"/>
        </w:rPr>
        <w:t xml:space="preserve"> тему и прву поруку у теми. (СО)</w:t>
      </w:r>
    </w:p>
    <w:p w14:paraId="1F7CBA4C" w14:textId="77777777" w:rsidR="002655B6" w:rsidRPr="005954D6" w:rsidRDefault="002655B6" w:rsidP="00323558">
      <w:pPr>
        <w:pStyle w:val="a"/>
        <w:rPr>
          <w:lang w:val="sr-Cyrl-RS"/>
        </w:rPr>
      </w:pPr>
      <w:r w:rsidRPr="005954D6">
        <w:rPr>
          <w:b/>
          <w:lang w:val="sr-Cyrl-RS"/>
        </w:rPr>
        <w:t xml:space="preserve">Систем </w:t>
      </w:r>
      <w:r w:rsidRPr="005954D6">
        <w:rPr>
          <w:u w:val="single"/>
          <w:lang w:val="sr-Cyrl-RS"/>
        </w:rPr>
        <w:t>приказује</w:t>
      </w:r>
      <w:r w:rsidRPr="005954D6">
        <w:rPr>
          <w:lang w:val="sr-Cyrl-RS"/>
        </w:rPr>
        <w:t xml:space="preserve"> креирану тему са првом поруком. (ИА)</w:t>
      </w:r>
    </w:p>
    <w:p w14:paraId="779B69F9" w14:textId="403740BA" w:rsidR="00750E73" w:rsidRPr="005954D6" w:rsidRDefault="004A5673" w:rsidP="002655B6">
      <w:pPr>
        <w:rPr>
          <w:lang w:val="sr-Cyrl-RS"/>
        </w:rPr>
      </w:pPr>
      <w:r w:rsidRPr="005954D6">
        <w:rPr>
          <w:noProof/>
          <w:lang w:val="sr-Cyrl-RS"/>
        </w:rPr>
        <w:drawing>
          <wp:inline distT="0" distB="0" distL="0" distR="0" wp14:anchorId="47BB506D" wp14:editId="779C3F59">
            <wp:extent cx="6297295" cy="2480945"/>
            <wp:effectExtent l="0" t="0" r="0" b="0"/>
            <wp:docPr id="26" name="Слика 26" descr="tema-i-poru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tema-i-poruk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9F925" w14:textId="77777777" w:rsidR="00323558" w:rsidRPr="005954D6" w:rsidRDefault="00323558" w:rsidP="00323558">
      <w:pPr>
        <w:rPr>
          <w:b/>
          <w:lang w:val="sr-Cyrl-RS"/>
        </w:rPr>
      </w:pPr>
      <w:r w:rsidRPr="005954D6">
        <w:rPr>
          <w:b/>
          <w:lang w:val="sr-Cyrl-RS"/>
        </w:rPr>
        <w:t>Алтернативни сценарио СК:</w:t>
      </w:r>
    </w:p>
    <w:p w14:paraId="36E7C6A6" w14:textId="77777777" w:rsidR="00323558" w:rsidRPr="005954D6" w:rsidRDefault="00323558" w:rsidP="00323558">
      <w:pPr>
        <w:pStyle w:val="AltScen"/>
        <w:numPr>
          <w:ilvl w:val="1"/>
          <w:numId w:val="4"/>
        </w:numPr>
        <w:rPr>
          <w:lang w:val="sr-Cyrl-RS"/>
        </w:rPr>
      </w:pPr>
      <w:r w:rsidRPr="005954D6">
        <w:rPr>
          <w:lang w:val="sr-Cyrl-RS"/>
        </w:rPr>
        <w:t>Ако унесени подаци не задовољавају валидацију, биће приказана форма за унос са порукама о грешкама.</w:t>
      </w:r>
    </w:p>
    <w:p w14:paraId="0F03A917" w14:textId="77777777" w:rsidR="002655B6" w:rsidRPr="005954D6" w:rsidRDefault="002655B6" w:rsidP="002655B6">
      <w:pPr>
        <w:rPr>
          <w:lang w:val="sr-Cyrl-RS"/>
        </w:rPr>
      </w:pPr>
    </w:p>
    <w:p w14:paraId="74BCAFB5" w14:textId="77777777" w:rsidR="00323558" w:rsidRPr="005954D6" w:rsidRDefault="00323558" w:rsidP="002655B6">
      <w:pPr>
        <w:rPr>
          <w:lang w:val="sr-Cyrl-RS"/>
        </w:rPr>
      </w:pPr>
    </w:p>
    <w:p w14:paraId="05ADB80E" w14:textId="30EC35B5" w:rsidR="00323558" w:rsidRPr="005954D6" w:rsidRDefault="004A5673" w:rsidP="002655B6">
      <w:pPr>
        <w:rPr>
          <w:lang w:val="sr-Cyrl-RS"/>
        </w:rPr>
      </w:pPr>
      <w:r w:rsidRPr="005954D6">
        <w:rPr>
          <w:noProof/>
          <w:lang w:val="sr-Cyrl-RS"/>
        </w:rPr>
        <w:lastRenderedPageBreak/>
        <w:drawing>
          <wp:inline distT="0" distB="0" distL="0" distR="0" wp14:anchorId="3D4F40C1" wp14:editId="1F0F819D">
            <wp:extent cx="6297295" cy="3983355"/>
            <wp:effectExtent l="0" t="0" r="0" b="0"/>
            <wp:docPr id="27" name="Слика 27" descr="tema-gres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tema-gresk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5FB7A" w14:textId="77777777" w:rsidR="004643CF" w:rsidRPr="005954D6" w:rsidRDefault="004643CF" w:rsidP="002655B6">
      <w:pPr>
        <w:rPr>
          <w:lang w:val="sr-Cyrl-RS"/>
        </w:rPr>
      </w:pPr>
    </w:p>
    <w:p w14:paraId="56AD3E80" w14:textId="77777777" w:rsidR="004643CF" w:rsidRPr="005954D6" w:rsidRDefault="004643CF" w:rsidP="002655B6">
      <w:pPr>
        <w:rPr>
          <w:lang w:val="sr-Cyrl-RS"/>
        </w:rPr>
      </w:pPr>
    </w:p>
    <w:p w14:paraId="1A7A82AB" w14:textId="77777777" w:rsidR="002655B6" w:rsidRPr="005954D6" w:rsidRDefault="002655B6" w:rsidP="002655B6">
      <w:pPr>
        <w:rPr>
          <w:lang w:val="sr-Cyrl-RS"/>
        </w:rPr>
      </w:pPr>
      <w:r w:rsidRPr="005954D6">
        <w:rPr>
          <w:lang w:val="sr-Cyrl-RS"/>
        </w:rPr>
        <w:t>СК 2: Креирање нове поруке у теми</w:t>
      </w:r>
    </w:p>
    <w:p w14:paraId="68F38D25" w14:textId="77777777" w:rsidR="002655B6" w:rsidRPr="005954D6" w:rsidRDefault="002655B6" w:rsidP="002655B6">
      <w:pPr>
        <w:rPr>
          <w:b/>
          <w:lang w:val="sr-Cyrl-RS"/>
        </w:rPr>
      </w:pPr>
      <w:r w:rsidRPr="005954D6">
        <w:rPr>
          <w:b/>
          <w:lang w:val="sr-Cyrl-RS"/>
        </w:rPr>
        <w:t>Назив СК:</w:t>
      </w:r>
      <w:r w:rsidRPr="005954D6">
        <w:rPr>
          <w:b/>
          <w:lang w:val="sr-Cyrl-RS"/>
        </w:rPr>
        <w:tab/>
      </w:r>
      <w:r w:rsidRPr="005954D6">
        <w:rPr>
          <w:lang w:val="sr-Cyrl-RS"/>
        </w:rPr>
        <w:t>Креирање нове поруке у теми</w:t>
      </w:r>
    </w:p>
    <w:p w14:paraId="627AB907" w14:textId="77777777" w:rsidR="002655B6" w:rsidRPr="005954D6" w:rsidRDefault="002655B6" w:rsidP="002655B6">
      <w:pPr>
        <w:rPr>
          <w:lang w:val="sr-Cyrl-RS"/>
        </w:rPr>
      </w:pPr>
      <w:r w:rsidRPr="005954D6">
        <w:rPr>
          <w:b/>
          <w:lang w:val="sr-Cyrl-RS"/>
        </w:rPr>
        <w:t>Актери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Корисник</w:t>
      </w:r>
    </w:p>
    <w:p w14:paraId="191933A9" w14:textId="77777777" w:rsidR="002655B6" w:rsidRPr="005954D6" w:rsidRDefault="002655B6" w:rsidP="002655B6">
      <w:pPr>
        <w:rPr>
          <w:lang w:val="sr-Cyrl-RS"/>
        </w:rPr>
      </w:pPr>
      <w:r w:rsidRPr="005954D6">
        <w:rPr>
          <w:b/>
          <w:lang w:val="sr-Cyrl-RS"/>
        </w:rPr>
        <w:t>Учесници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и </w:t>
      </w:r>
      <w:r w:rsidRPr="005954D6">
        <w:rPr>
          <w:b/>
          <w:lang w:val="sr-Cyrl-RS"/>
        </w:rPr>
        <w:t>корисник</w:t>
      </w:r>
    </w:p>
    <w:p w14:paraId="76DFA65E" w14:textId="77777777" w:rsidR="002655B6" w:rsidRPr="005954D6" w:rsidRDefault="002655B6" w:rsidP="002655B6">
      <w:pPr>
        <w:rPr>
          <w:lang w:val="sr-Cyrl-RS"/>
        </w:rPr>
      </w:pPr>
      <w:r w:rsidRPr="005954D6">
        <w:rPr>
          <w:b/>
          <w:lang w:val="sr-Cyrl-RS"/>
        </w:rPr>
        <w:t>Предуслови: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Корисник</w:t>
      </w:r>
      <w:r w:rsidRPr="005954D6">
        <w:rPr>
          <w:lang w:val="sr-Cyrl-RS"/>
        </w:rPr>
        <w:t xml:space="preserve"> се улоговао у сајт и има дозволу за креирање порука</w:t>
      </w:r>
      <w:r w:rsidRPr="005954D6">
        <w:rPr>
          <w:lang w:val="sr-Cyrl-RS"/>
        </w:rPr>
        <w:br/>
      </w:r>
      <w:r w:rsidRPr="005954D6">
        <w:rPr>
          <w:b/>
          <w:lang w:val="sr-Cyrl-RS"/>
        </w:rPr>
        <w:t>Учитани су подаци</w:t>
      </w:r>
      <w:ins w:id="69" w:author="ivan" w:date="2016-06-26T17:48:00Z">
        <w:r w:rsidRPr="005954D6">
          <w:rPr>
            <w:lang w:val="sr-Cyrl-RS"/>
          </w:rPr>
          <w:t xml:space="preserve"> </w:t>
        </w:r>
      </w:ins>
      <w:r w:rsidRPr="005954D6">
        <w:rPr>
          <w:lang w:val="sr-Cyrl-RS"/>
        </w:rPr>
        <w:t>жељене теме</w:t>
      </w:r>
    </w:p>
    <w:p w14:paraId="7CFE6B64" w14:textId="77777777" w:rsidR="002655B6" w:rsidRPr="005954D6" w:rsidRDefault="002655B6" w:rsidP="002655B6">
      <w:pPr>
        <w:rPr>
          <w:b/>
          <w:lang w:val="sr-Cyrl-RS"/>
        </w:rPr>
      </w:pPr>
      <w:r w:rsidRPr="005954D6">
        <w:rPr>
          <w:b/>
          <w:lang w:val="sr-Cyrl-RS"/>
        </w:rPr>
        <w:t>Основни сценарио СК:</w:t>
      </w:r>
    </w:p>
    <w:p w14:paraId="476AD649" w14:textId="77777777" w:rsidR="002655B6" w:rsidRPr="005954D6" w:rsidRDefault="002655B6" w:rsidP="00F54C95">
      <w:pPr>
        <w:pStyle w:val="a"/>
        <w:numPr>
          <w:ilvl w:val="0"/>
          <w:numId w:val="34"/>
        </w:numPr>
        <w:rPr>
          <w:lang w:val="sr-Cyrl-RS"/>
        </w:rPr>
      </w:pPr>
      <w:r w:rsidRPr="005954D6">
        <w:rPr>
          <w:b/>
          <w:lang w:val="sr-Cyrl-RS"/>
        </w:rPr>
        <w:t>Корисник</w:t>
      </w:r>
      <w:ins w:id="70" w:author="ivan" w:date="2016-06-19T06:56:00Z">
        <w:r w:rsidRPr="005954D6">
          <w:rPr>
            <w:b/>
            <w:lang w:val="sr-Cyrl-RS"/>
          </w:rPr>
          <w:t xml:space="preserve"> </w:t>
        </w:r>
      </w:ins>
      <w:r w:rsidRPr="005954D6">
        <w:rPr>
          <w:lang w:val="sr-Cyrl-RS"/>
        </w:rPr>
        <w:t>уписује текст поруке (АПУСО)</w:t>
      </w:r>
    </w:p>
    <w:p w14:paraId="68AB8B34" w14:textId="77777777" w:rsidR="002655B6" w:rsidRPr="005954D6" w:rsidRDefault="002655B6" w:rsidP="00323558">
      <w:pPr>
        <w:pStyle w:val="a"/>
        <w:rPr>
          <w:lang w:val="sr-Cyrl-RS"/>
        </w:rPr>
      </w:pPr>
      <w:r w:rsidRPr="005954D6">
        <w:rPr>
          <w:b/>
          <w:lang w:val="sr-Cyrl-RS"/>
        </w:rPr>
        <w:t>Корисник</w:t>
      </w:r>
      <w:ins w:id="71" w:author="ivan" w:date="2016-06-19T06:56:00Z">
        <w:r w:rsidRPr="005954D6">
          <w:rPr>
            <w:b/>
            <w:lang w:val="sr-Cyrl-RS"/>
          </w:rPr>
          <w:t xml:space="preserve"> </w:t>
        </w:r>
      </w:ins>
      <w:r w:rsidRPr="005954D6">
        <w:rPr>
          <w:lang w:val="sr-Cyrl-RS"/>
        </w:rPr>
        <w:t>позива</w:t>
      </w:r>
      <w:ins w:id="72" w:author="ivan" w:date="2016-06-19T06:56:00Z">
        <w:r w:rsidRPr="005954D6">
          <w:rPr>
            <w:lang w:val="sr-Cyrl-RS"/>
          </w:rPr>
          <w:t xml:space="preserve"> </w:t>
        </w:r>
      </w:ins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да креира нову поруку у изабраној теми са унесеним текстом. (АПСО)</w:t>
      </w:r>
    </w:p>
    <w:p w14:paraId="18083E2F" w14:textId="77777777" w:rsidR="002655B6" w:rsidRPr="005954D6" w:rsidRDefault="002655B6" w:rsidP="00323558">
      <w:pPr>
        <w:pStyle w:val="a"/>
        <w:rPr>
          <w:lang w:val="sr-Cyrl-RS"/>
        </w:rPr>
      </w:pPr>
      <w:r w:rsidRPr="005954D6">
        <w:rPr>
          <w:b/>
          <w:lang w:val="sr-Cyrl-RS"/>
        </w:rPr>
        <w:t>Систем</w:t>
      </w:r>
      <w:ins w:id="73" w:author="ivan" w:date="2016-06-19T06:56:00Z">
        <w:r w:rsidRPr="005954D6">
          <w:rPr>
            <w:b/>
            <w:lang w:val="sr-Cyrl-RS"/>
          </w:rPr>
          <w:t xml:space="preserve"> </w:t>
        </w:r>
      </w:ins>
      <w:r w:rsidRPr="005954D6">
        <w:rPr>
          <w:lang w:val="sr-Cyrl-RS"/>
        </w:rPr>
        <w:t>креира поруку са унетим текстом и повезује са одговарајућом темом. (СО)</w:t>
      </w:r>
    </w:p>
    <w:p w14:paraId="0F4640F5" w14:textId="77777777" w:rsidR="002655B6" w:rsidRPr="005954D6" w:rsidRDefault="002655B6" w:rsidP="00323558">
      <w:pPr>
        <w:pStyle w:val="a"/>
        <w:rPr>
          <w:lang w:val="sr-Cyrl-RS"/>
        </w:rPr>
      </w:pPr>
      <w:r w:rsidRPr="005954D6">
        <w:rPr>
          <w:b/>
          <w:lang w:val="sr-Cyrl-RS"/>
        </w:rPr>
        <w:t>Систем</w:t>
      </w:r>
      <w:ins w:id="74" w:author="ivan" w:date="2016-06-19T06:56:00Z">
        <w:r w:rsidRPr="005954D6">
          <w:rPr>
            <w:b/>
            <w:lang w:val="sr-Cyrl-RS"/>
          </w:rPr>
          <w:t xml:space="preserve"> </w:t>
        </w:r>
      </w:ins>
      <w:r w:rsidRPr="005954D6">
        <w:rPr>
          <w:lang w:val="sr-Cyrl-RS"/>
        </w:rPr>
        <w:t>враћа листу порука изабране теме која сада садржи креирану поруку. (ИА)</w:t>
      </w:r>
    </w:p>
    <w:p w14:paraId="1536AD1B" w14:textId="37E725F5" w:rsidR="002655B6" w:rsidRPr="005954D6" w:rsidRDefault="004A5673" w:rsidP="002655B6">
      <w:pPr>
        <w:rPr>
          <w:lang w:val="sr-Cyrl-RS"/>
        </w:rPr>
      </w:pPr>
      <w:r w:rsidRPr="005954D6">
        <w:rPr>
          <w:noProof/>
          <w:lang w:val="sr-Cyrl-RS"/>
        </w:rPr>
        <w:drawing>
          <wp:inline distT="0" distB="0" distL="0" distR="0" wp14:anchorId="0D6A1DCF" wp14:editId="43589208">
            <wp:extent cx="6297295" cy="1701800"/>
            <wp:effectExtent l="0" t="0" r="0" b="0"/>
            <wp:docPr id="28" name="Слика 28" descr="t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tp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EF753" w14:textId="1EE24BCD" w:rsidR="00F54C95" w:rsidRPr="005954D6" w:rsidRDefault="004A5673" w:rsidP="002655B6">
      <w:pPr>
        <w:rPr>
          <w:lang w:val="sr-Cyrl-RS"/>
        </w:rPr>
      </w:pPr>
      <w:r w:rsidRPr="005954D6">
        <w:rPr>
          <w:noProof/>
          <w:lang w:val="sr-Cyrl-RS"/>
        </w:rPr>
        <w:lastRenderedPageBreak/>
        <w:drawing>
          <wp:inline distT="0" distB="0" distL="0" distR="0" wp14:anchorId="6EA73ADD" wp14:editId="5D1F8FF3">
            <wp:extent cx="6297295" cy="3212465"/>
            <wp:effectExtent l="0" t="0" r="0" b="0"/>
            <wp:docPr id="29" name="Слика 29" descr="poru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oruk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055EA" w14:textId="01F0079B" w:rsidR="00F54C95" w:rsidRPr="005954D6" w:rsidRDefault="004A5673" w:rsidP="002655B6">
      <w:pPr>
        <w:rPr>
          <w:lang w:val="sr-Cyrl-RS"/>
        </w:rPr>
      </w:pPr>
      <w:r w:rsidRPr="005954D6">
        <w:rPr>
          <w:noProof/>
          <w:lang w:val="sr-Cyrl-RS"/>
        </w:rPr>
        <w:drawing>
          <wp:inline distT="0" distB="0" distL="0" distR="0" wp14:anchorId="4A7D2EBF" wp14:editId="140E4169">
            <wp:extent cx="6297295" cy="3045460"/>
            <wp:effectExtent l="0" t="0" r="0" b="0"/>
            <wp:docPr id="30" name="Слика 30" descr="poruka-postavlje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poruka-postavljen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B50FE" w14:textId="77777777" w:rsidR="00F54C95" w:rsidRPr="005954D6" w:rsidRDefault="00F54C95" w:rsidP="00F54C95">
      <w:pPr>
        <w:rPr>
          <w:b/>
          <w:lang w:val="sr-Cyrl-RS"/>
        </w:rPr>
      </w:pPr>
      <w:r w:rsidRPr="005954D6">
        <w:rPr>
          <w:b/>
          <w:lang w:val="sr-Cyrl-RS"/>
        </w:rPr>
        <w:t>Алтернативни сценарио СК:</w:t>
      </w:r>
    </w:p>
    <w:p w14:paraId="55CEFB4F" w14:textId="77777777" w:rsidR="00F54C95" w:rsidRPr="005954D6" w:rsidRDefault="00F54C95" w:rsidP="00F54C95">
      <w:pPr>
        <w:pStyle w:val="AltScen"/>
        <w:numPr>
          <w:ilvl w:val="1"/>
          <w:numId w:val="4"/>
        </w:numPr>
        <w:rPr>
          <w:lang w:val="sr-Cyrl-RS"/>
        </w:rPr>
      </w:pPr>
      <w:r w:rsidRPr="005954D6">
        <w:rPr>
          <w:lang w:val="sr-Cyrl-RS"/>
        </w:rPr>
        <w:t>Ако унесени подаци не задовољавају валидацију, биће приказана форма за унос са порукама о грешкама.</w:t>
      </w:r>
    </w:p>
    <w:p w14:paraId="320E5775" w14:textId="0CBD7D5C" w:rsidR="00F54C95" w:rsidRPr="005954D6" w:rsidRDefault="004A5673" w:rsidP="00F54C95">
      <w:pPr>
        <w:pStyle w:val="AltScen"/>
        <w:ind w:left="0" w:firstLine="0"/>
        <w:rPr>
          <w:lang w:val="sr-Cyrl-RS"/>
        </w:rPr>
      </w:pPr>
      <w:r w:rsidRPr="005954D6">
        <w:rPr>
          <w:noProof/>
          <w:lang w:val="sr-Cyrl-RS"/>
        </w:rPr>
        <w:lastRenderedPageBreak/>
        <w:drawing>
          <wp:inline distT="0" distB="0" distL="0" distR="0" wp14:anchorId="0F651385" wp14:editId="68CC9D5A">
            <wp:extent cx="6297295" cy="3260090"/>
            <wp:effectExtent l="0" t="0" r="0" b="0"/>
            <wp:docPr id="31" name="Слика 31" descr="nema-ba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nema-bat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3F48E" w14:textId="77777777" w:rsidR="00F54C95" w:rsidRPr="005954D6" w:rsidRDefault="00F54C95" w:rsidP="002655B6">
      <w:pPr>
        <w:rPr>
          <w:lang w:val="sr-Cyrl-RS"/>
        </w:rPr>
      </w:pPr>
    </w:p>
    <w:p w14:paraId="6D9B9DD4" w14:textId="77777777" w:rsidR="002655B6" w:rsidRPr="005954D6" w:rsidRDefault="002655B6" w:rsidP="002655B6">
      <w:pPr>
        <w:rPr>
          <w:lang w:val="sr-Cyrl-RS"/>
        </w:rPr>
      </w:pPr>
      <w:r w:rsidRPr="005954D6">
        <w:rPr>
          <w:lang w:val="sr-Cyrl-RS"/>
        </w:rPr>
        <w:t>СК 3: Измена постојеће поруке</w:t>
      </w:r>
    </w:p>
    <w:p w14:paraId="0602B0A0" w14:textId="77777777" w:rsidR="002655B6" w:rsidRPr="005954D6" w:rsidRDefault="002655B6" w:rsidP="002655B6">
      <w:pPr>
        <w:rPr>
          <w:b/>
          <w:lang w:val="sr-Cyrl-RS"/>
        </w:rPr>
      </w:pPr>
      <w:r w:rsidRPr="005954D6">
        <w:rPr>
          <w:b/>
          <w:lang w:val="sr-Cyrl-RS"/>
        </w:rPr>
        <w:t>Назив СК:</w:t>
      </w:r>
      <w:r w:rsidRPr="005954D6">
        <w:rPr>
          <w:b/>
          <w:lang w:val="sr-Cyrl-RS"/>
        </w:rPr>
        <w:tab/>
      </w:r>
      <w:r w:rsidRPr="005954D6">
        <w:rPr>
          <w:lang w:val="sr-Cyrl-RS"/>
        </w:rPr>
        <w:t>Измена постојеће поруке</w:t>
      </w:r>
    </w:p>
    <w:p w14:paraId="303E9F1A" w14:textId="77777777" w:rsidR="002655B6" w:rsidRPr="005954D6" w:rsidRDefault="002655B6" w:rsidP="002655B6">
      <w:pPr>
        <w:rPr>
          <w:lang w:val="sr-Cyrl-RS"/>
        </w:rPr>
      </w:pPr>
      <w:r w:rsidRPr="005954D6">
        <w:rPr>
          <w:b/>
          <w:lang w:val="sr-Cyrl-RS"/>
        </w:rPr>
        <w:t>Актери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Корисник</w:t>
      </w:r>
    </w:p>
    <w:p w14:paraId="6D6A6C07" w14:textId="77777777" w:rsidR="002655B6" w:rsidRPr="005954D6" w:rsidRDefault="002655B6" w:rsidP="002655B6">
      <w:pPr>
        <w:rPr>
          <w:lang w:val="sr-Cyrl-RS"/>
        </w:rPr>
      </w:pPr>
      <w:r w:rsidRPr="005954D6">
        <w:rPr>
          <w:b/>
          <w:lang w:val="sr-Cyrl-RS"/>
        </w:rPr>
        <w:t>Учесници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и </w:t>
      </w:r>
      <w:r w:rsidRPr="005954D6">
        <w:rPr>
          <w:b/>
          <w:lang w:val="sr-Cyrl-RS"/>
        </w:rPr>
        <w:t>корисник</w:t>
      </w:r>
    </w:p>
    <w:p w14:paraId="26BF429A" w14:textId="77777777" w:rsidR="002655B6" w:rsidRPr="005954D6" w:rsidRDefault="002655B6" w:rsidP="002655B6">
      <w:pPr>
        <w:rPr>
          <w:lang w:val="sr-Cyrl-RS"/>
        </w:rPr>
      </w:pPr>
      <w:r w:rsidRPr="005954D6">
        <w:rPr>
          <w:b/>
          <w:lang w:val="sr-Cyrl-RS"/>
        </w:rPr>
        <w:t>Предуслови: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Корисник</w:t>
      </w:r>
      <w:r w:rsidRPr="005954D6">
        <w:rPr>
          <w:lang w:val="sr-Cyrl-RS"/>
        </w:rPr>
        <w:t xml:space="preserve"> се улоговао у сајт и има дозволу за измене својих или туђих порука </w:t>
      </w:r>
      <w:r w:rsidRPr="005954D6">
        <w:rPr>
          <w:b/>
          <w:lang w:val="sr-Cyrl-RS"/>
        </w:rPr>
        <w:t>Учитани су подаци жељене теме.</w:t>
      </w:r>
    </w:p>
    <w:p w14:paraId="126AE3BE" w14:textId="77777777" w:rsidR="002655B6" w:rsidRPr="005954D6" w:rsidRDefault="002655B6" w:rsidP="002655B6">
      <w:pPr>
        <w:rPr>
          <w:b/>
          <w:lang w:val="sr-Cyrl-RS"/>
        </w:rPr>
      </w:pPr>
      <w:r w:rsidRPr="005954D6">
        <w:rPr>
          <w:b/>
          <w:lang w:val="sr-Cyrl-RS"/>
        </w:rPr>
        <w:t>Основни сценарио СК:</w:t>
      </w:r>
    </w:p>
    <w:p w14:paraId="29AFA2AD" w14:textId="77777777" w:rsidR="002655B6" w:rsidRPr="005954D6" w:rsidRDefault="002655B6" w:rsidP="008E2937">
      <w:pPr>
        <w:pStyle w:val="a"/>
        <w:numPr>
          <w:ilvl w:val="0"/>
          <w:numId w:val="35"/>
        </w:numPr>
        <w:rPr>
          <w:lang w:val="sr-Cyrl-RS"/>
        </w:rPr>
      </w:pPr>
      <w:r w:rsidRPr="005954D6">
        <w:rPr>
          <w:b/>
          <w:lang w:val="sr-Cyrl-RS"/>
        </w:rPr>
        <w:t xml:space="preserve">Корисник </w:t>
      </w:r>
      <w:r w:rsidRPr="005954D6">
        <w:rPr>
          <w:u w:val="single"/>
          <w:lang w:val="sr-Cyrl-RS"/>
        </w:rPr>
        <w:t>бира</w:t>
      </w:r>
      <w:r w:rsidRPr="005954D6">
        <w:rPr>
          <w:lang w:val="sr-Cyrl-RS"/>
        </w:rPr>
        <w:t xml:space="preserve"> поруку коју жели да измени. (АПУСО)</w:t>
      </w:r>
    </w:p>
    <w:p w14:paraId="52009898" w14:textId="77777777" w:rsidR="002655B6" w:rsidRPr="005954D6" w:rsidRDefault="002655B6" w:rsidP="00323558">
      <w:pPr>
        <w:pStyle w:val="a"/>
        <w:rPr>
          <w:lang w:val="sr-Cyrl-RS"/>
        </w:rPr>
      </w:pPr>
      <w:r w:rsidRPr="005954D6">
        <w:rPr>
          <w:b/>
          <w:lang w:val="sr-Cyrl-RS"/>
        </w:rPr>
        <w:t>Корисник позива систем да учита податке о изабраној поруци (АПСО)</w:t>
      </w:r>
    </w:p>
    <w:p w14:paraId="7BEADF93" w14:textId="77777777" w:rsidR="002655B6" w:rsidRPr="005954D6" w:rsidRDefault="002655B6" w:rsidP="00323558">
      <w:pPr>
        <w:pStyle w:val="a"/>
        <w:rPr>
          <w:lang w:val="sr-Cyrl-RS"/>
        </w:rPr>
      </w:pPr>
      <w:r w:rsidRPr="005954D6">
        <w:rPr>
          <w:b/>
          <w:lang w:val="sr-Cyrl-RS"/>
        </w:rPr>
        <w:t>Систем учитава изабрану поруку (СО)</w:t>
      </w:r>
    </w:p>
    <w:p w14:paraId="7C8FFADE" w14:textId="77777777" w:rsidR="002655B6" w:rsidRPr="005954D6" w:rsidRDefault="002655B6" w:rsidP="00323558">
      <w:pPr>
        <w:pStyle w:val="a"/>
        <w:rPr>
          <w:lang w:val="sr-Cyrl-RS"/>
        </w:rPr>
      </w:pPr>
      <w:r w:rsidRPr="005954D6">
        <w:rPr>
          <w:b/>
          <w:lang w:val="sr-Cyrl-RS"/>
        </w:rPr>
        <w:t>Систем приказује податке о изабраној поруци (ИА)</w:t>
      </w:r>
    </w:p>
    <w:p w14:paraId="263114F1" w14:textId="1B862BEB" w:rsidR="0073049D" w:rsidRPr="005954D6" w:rsidRDefault="004A5673" w:rsidP="0073049D">
      <w:pPr>
        <w:rPr>
          <w:lang w:val="sr-Cyrl-RS"/>
        </w:rPr>
      </w:pPr>
      <w:r w:rsidRPr="005954D6">
        <w:rPr>
          <w:noProof/>
          <w:lang w:val="sr-Cyrl-RS"/>
        </w:rPr>
        <w:drawing>
          <wp:inline distT="0" distB="0" distL="0" distR="0" wp14:anchorId="7A887B59" wp14:editId="39661025">
            <wp:extent cx="6297295" cy="2170430"/>
            <wp:effectExtent l="0" t="0" r="0" b="0"/>
            <wp:docPr id="32" name="Слика 32" descr="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di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0A0D1" w14:textId="6BE58B66" w:rsidR="008E2937" w:rsidRPr="005954D6" w:rsidRDefault="004A5673" w:rsidP="0073049D">
      <w:pPr>
        <w:rPr>
          <w:lang w:val="sr-Cyrl-RS"/>
        </w:rPr>
      </w:pPr>
      <w:r w:rsidRPr="005954D6">
        <w:rPr>
          <w:noProof/>
          <w:lang w:val="sr-Cyrl-RS"/>
        </w:rPr>
        <w:lastRenderedPageBreak/>
        <w:drawing>
          <wp:inline distT="0" distB="0" distL="0" distR="0" wp14:anchorId="32F31E8F" wp14:editId="11685DDC">
            <wp:extent cx="6297295" cy="3117215"/>
            <wp:effectExtent l="0" t="0" r="0" b="0"/>
            <wp:docPr id="33" name="Слика 33" descr="izme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zmen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80937" w14:textId="77777777" w:rsidR="002655B6" w:rsidRPr="005954D6" w:rsidRDefault="002655B6" w:rsidP="00323558">
      <w:pPr>
        <w:pStyle w:val="a"/>
        <w:rPr>
          <w:lang w:val="sr-Cyrl-RS"/>
        </w:rPr>
      </w:pPr>
      <w:r w:rsidRPr="005954D6">
        <w:rPr>
          <w:b/>
          <w:lang w:val="sr-Cyrl-RS"/>
        </w:rPr>
        <w:t>Корисник уноси нове податке о изабраној поруци (наслов, тело) (АПУСО)</w:t>
      </w:r>
    </w:p>
    <w:p w14:paraId="75A6527A" w14:textId="77777777" w:rsidR="002655B6" w:rsidRPr="005954D6" w:rsidRDefault="002655B6" w:rsidP="00323558">
      <w:pPr>
        <w:pStyle w:val="a"/>
        <w:rPr>
          <w:lang w:val="sr-Cyrl-RS"/>
        </w:rPr>
      </w:pPr>
      <w:r w:rsidRPr="005954D6">
        <w:rPr>
          <w:b/>
          <w:lang w:val="sr-Cyrl-RS"/>
        </w:rPr>
        <w:t xml:space="preserve">Корисник </w:t>
      </w:r>
      <w:r w:rsidRPr="005954D6">
        <w:rPr>
          <w:u w:val="single"/>
          <w:lang w:val="sr-Cyrl-RS"/>
        </w:rPr>
        <w:t xml:space="preserve">позива </w:t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да модификује изабрану поруку. (АПСО)</w:t>
      </w:r>
    </w:p>
    <w:p w14:paraId="08B707D0" w14:textId="77777777" w:rsidR="002655B6" w:rsidRPr="005954D6" w:rsidRDefault="002655B6" w:rsidP="00323558">
      <w:pPr>
        <w:pStyle w:val="a"/>
        <w:rPr>
          <w:lang w:val="sr-Cyrl-RS"/>
        </w:rPr>
      </w:pPr>
      <w:r w:rsidRPr="005954D6">
        <w:rPr>
          <w:b/>
          <w:lang w:val="sr-Cyrl-RS"/>
        </w:rPr>
        <w:t>Систем</w:t>
      </w:r>
      <w:r w:rsidRPr="005954D6">
        <w:rPr>
          <w:u w:val="single"/>
          <w:lang w:val="sr-Cyrl-RS"/>
        </w:rPr>
        <w:t xml:space="preserve"> чува нове податке изабране поруке</w:t>
      </w:r>
      <w:r w:rsidRPr="005954D6">
        <w:rPr>
          <w:lang w:val="sr-Cyrl-RS"/>
        </w:rPr>
        <w:t>. (СО)</w:t>
      </w:r>
    </w:p>
    <w:p w14:paraId="70B362D8" w14:textId="77777777" w:rsidR="002655B6" w:rsidRPr="005954D6" w:rsidRDefault="002655B6" w:rsidP="00323558">
      <w:pPr>
        <w:pStyle w:val="a"/>
        <w:rPr>
          <w:lang w:val="sr-Cyrl-RS"/>
        </w:rPr>
      </w:pPr>
      <w:r w:rsidRPr="005954D6">
        <w:rPr>
          <w:b/>
          <w:lang w:val="sr-Cyrl-RS"/>
        </w:rPr>
        <w:t xml:space="preserve">Систем </w:t>
      </w:r>
      <w:r w:rsidRPr="005954D6">
        <w:rPr>
          <w:u w:val="single"/>
          <w:lang w:val="sr-Cyrl-RS"/>
        </w:rPr>
        <w:t>враћа</w:t>
      </w:r>
      <w:r w:rsidRPr="005954D6">
        <w:rPr>
          <w:lang w:val="sr-Cyrl-RS"/>
        </w:rPr>
        <w:t xml:space="preserve"> листу порука изабране теме која садржи изабрану поруку сада са измењеним садржајем. (ИА)</w:t>
      </w:r>
    </w:p>
    <w:p w14:paraId="2CE3DFB9" w14:textId="55824F2C" w:rsidR="002655B6" w:rsidRPr="005954D6" w:rsidRDefault="004A5673" w:rsidP="002655B6">
      <w:pPr>
        <w:rPr>
          <w:lang w:val="sr-Cyrl-RS"/>
        </w:rPr>
      </w:pPr>
      <w:r w:rsidRPr="005954D6">
        <w:rPr>
          <w:noProof/>
          <w:lang w:val="sr-Cyrl-RS"/>
        </w:rPr>
        <w:drawing>
          <wp:inline distT="0" distB="0" distL="0" distR="0" wp14:anchorId="1815EFF1" wp14:editId="6E01C8D4">
            <wp:extent cx="6297295" cy="2170430"/>
            <wp:effectExtent l="0" t="0" r="0" b="0"/>
            <wp:docPr id="34" name="Слика 34" descr="izmenje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zmenjeno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ACFC9" w14:textId="77777777" w:rsidR="008E2937" w:rsidRPr="005954D6" w:rsidRDefault="008E2937" w:rsidP="008E2937">
      <w:pPr>
        <w:rPr>
          <w:b/>
          <w:lang w:val="sr-Cyrl-RS"/>
        </w:rPr>
      </w:pPr>
      <w:r w:rsidRPr="005954D6">
        <w:rPr>
          <w:b/>
          <w:lang w:val="sr-Cyrl-RS"/>
        </w:rPr>
        <w:t>Алтернативни сценарио СК:</w:t>
      </w:r>
    </w:p>
    <w:p w14:paraId="59D2141B" w14:textId="77777777" w:rsidR="008E2937" w:rsidRPr="005954D6" w:rsidRDefault="008E2937" w:rsidP="008E2937">
      <w:pPr>
        <w:pStyle w:val="AltScen"/>
        <w:numPr>
          <w:ilvl w:val="1"/>
          <w:numId w:val="4"/>
        </w:numPr>
        <w:rPr>
          <w:lang w:val="sr-Cyrl-RS"/>
        </w:rPr>
      </w:pPr>
      <w:r w:rsidRPr="005954D6">
        <w:rPr>
          <w:lang w:val="sr-Cyrl-RS"/>
        </w:rPr>
        <w:t>Ако унесени подаци не задовољавају валидацију, биће приказана форма за унос са порукама о грешкама.</w:t>
      </w:r>
    </w:p>
    <w:p w14:paraId="7C1CA438" w14:textId="45D1BC41" w:rsidR="008E2937" w:rsidRPr="005954D6" w:rsidRDefault="004A5673" w:rsidP="002655B6">
      <w:pPr>
        <w:rPr>
          <w:lang w:val="sr-Cyrl-RS"/>
        </w:rPr>
      </w:pPr>
      <w:r w:rsidRPr="005954D6">
        <w:rPr>
          <w:noProof/>
          <w:lang w:val="sr-Cyrl-RS"/>
        </w:rPr>
        <w:lastRenderedPageBreak/>
        <w:drawing>
          <wp:inline distT="0" distB="0" distL="0" distR="0" wp14:anchorId="58E4F169" wp14:editId="56924E46">
            <wp:extent cx="6297295" cy="3681730"/>
            <wp:effectExtent l="0" t="0" r="0" b="0"/>
            <wp:docPr id="35" name="Слика 35" descr="izmena gres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zmena gresk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A7C6A" w14:textId="77777777" w:rsidR="00BB639C" w:rsidRPr="005954D6" w:rsidRDefault="00BB639C" w:rsidP="002655B6">
      <w:pPr>
        <w:rPr>
          <w:lang w:val="sr-Cyrl-RS"/>
        </w:rPr>
      </w:pPr>
    </w:p>
    <w:p w14:paraId="1583BF0F" w14:textId="77777777" w:rsidR="00BB639C" w:rsidRPr="005954D6" w:rsidRDefault="00BB639C" w:rsidP="002655B6">
      <w:pPr>
        <w:rPr>
          <w:lang w:val="sr-Cyrl-RS"/>
        </w:rPr>
      </w:pPr>
    </w:p>
    <w:p w14:paraId="3D0A7B5F" w14:textId="77777777" w:rsidR="002655B6" w:rsidRPr="005954D6" w:rsidRDefault="002655B6" w:rsidP="002655B6">
      <w:pPr>
        <w:rPr>
          <w:lang w:val="sr-Cyrl-RS"/>
        </w:rPr>
      </w:pPr>
      <w:r w:rsidRPr="005954D6">
        <w:rPr>
          <w:lang w:val="sr-Cyrl-RS"/>
        </w:rPr>
        <w:t>СК 4: Брисање поруке</w:t>
      </w:r>
    </w:p>
    <w:p w14:paraId="562BCA12" w14:textId="77777777" w:rsidR="002655B6" w:rsidRPr="005954D6" w:rsidRDefault="002655B6" w:rsidP="002655B6">
      <w:pPr>
        <w:rPr>
          <w:b/>
          <w:lang w:val="sr-Cyrl-RS"/>
        </w:rPr>
      </w:pPr>
      <w:r w:rsidRPr="005954D6">
        <w:rPr>
          <w:b/>
          <w:lang w:val="sr-Cyrl-RS"/>
        </w:rPr>
        <w:t>Назив СК:</w:t>
      </w:r>
      <w:r w:rsidRPr="005954D6">
        <w:rPr>
          <w:b/>
          <w:lang w:val="sr-Cyrl-RS"/>
        </w:rPr>
        <w:tab/>
      </w:r>
      <w:r w:rsidRPr="005954D6">
        <w:rPr>
          <w:lang w:val="sr-Cyrl-RS"/>
        </w:rPr>
        <w:t>Брисање поруке</w:t>
      </w:r>
    </w:p>
    <w:p w14:paraId="68F3F738" w14:textId="77777777" w:rsidR="002655B6" w:rsidRPr="005954D6" w:rsidRDefault="002655B6" w:rsidP="002655B6">
      <w:pPr>
        <w:rPr>
          <w:lang w:val="sr-Cyrl-RS"/>
        </w:rPr>
      </w:pPr>
      <w:r w:rsidRPr="005954D6">
        <w:rPr>
          <w:b/>
          <w:lang w:val="sr-Cyrl-RS"/>
        </w:rPr>
        <w:t>Актери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Корисник</w:t>
      </w:r>
    </w:p>
    <w:p w14:paraId="726001A6" w14:textId="77777777" w:rsidR="002655B6" w:rsidRPr="005954D6" w:rsidRDefault="002655B6" w:rsidP="002655B6">
      <w:pPr>
        <w:rPr>
          <w:lang w:val="sr-Cyrl-RS"/>
        </w:rPr>
      </w:pPr>
      <w:r w:rsidRPr="005954D6">
        <w:rPr>
          <w:b/>
          <w:lang w:val="sr-Cyrl-RS"/>
        </w:rPr>
        <w:t>Учесници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и </w:t>
      </w:r>
      <w:r w:rsidRPr="005954D6">
        <w:rPr>
          <w:b/>
          <w:lang w:val="sr-Cyrl-RS"/>
        </w:rPr>
        <w:t>корисник</w:t>
      </w:r>
    </w:p>
    <w:p w14:paraId="682C2321" w14:textId="77777777" w:rsidR="002655B6" w:rsidRPr="005954D6" w:rsidRDefault="002655B6" w:rsidP="002655B6">
      <w:pPr>
        <w:rPr>
          <w:lang w:val="sr-Cyrl-RS"/>
        </w:rPr>
      </w:pPr>
      <w:r w:rsidRPr="005954D6">
        <w:rPr>
          <w:b/>
          <w:lang w:val="sr-Cyrl-RS"/>
        </w:rPr>
        <w:t>Предуслови: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Корисник</w:t>
      </w:r>
      <w:r w:rsidRPr="005954D6">
        <w:rPr>
          <w:lang w:val="sr-Cyrl-RS"/>
        </w:rPr>
        <w:t xml:space="preserve"> се улоговао у сајт и има дозволу за брисање својих или туђих порука </w:t>
      </w:r>
      <w:r w:rsidRPr="005954D6">
        <w:rPr>
          <w:b/>
          <w:lang w:val="sr-Cyrl-RS"/>
        </w:rPr>
        <w:t>Учитане су поруке</w:t>
      </w:r>
      <w:r w:rsidRPr="005954D6">
        <w:rPr>
          <w:lang w:val="sr-Cyrl-RS"/>
        </w:rPr>
        <w:t xml:space="preserve"> жељене теме</w:t>
      </w:r>
    </w:p>
    <w:p w14:paraId="004CA380" w14:textId="77777777" w:rsidR="002655B6" w:rsidRPr="005954D6" w:rsidRDefault="002655B6" w:rsidP="002655B6">
      <w:pPr>
        <w:rPr>
          <w:b/>
          <w:lang w:val="sr-Cyrl-RS"/>
        </w:rPr>
      </w:pPr>
      <w:r w:rsidRPr="005954D6">
        <w:rPr>
          <w:b/>
          <w:lang w:val="sr-Cyrl-RS"/>
        </w:rPr>
        <w:t>Основни сценарио СК:</w:t>
      </w:r>
    </w:p>
    <w:p w14:paraId="1729184E" w14:textId="77777777" w:rsidR="002655B6" w:rsidRPr="005954D6" w:rsidRDefault="002655B6" w:rsidP="00BB639C">
      <w:pPr>
        <w:pStyle w:val="Lista"/>
        <w:rPr>
          <w:lang w:val="sr-Cyrl-RS"/>
        </w:rPr>
      </w:pPr>
      <w:r w:rsidRPr="005954D6">
        <w:rPr>
          <w:b/>
          <w:lang w:val="sr-Cyrl-RS"/>
        </w:rPr>
        <w:t xml:space="preserve">Корисник </w:t>
      </w:r>
      <w:r w:rsidRPr="005954D6">
        <w:rPr>
          <w:u w:val="single"/>
          <w:lang w:val="sr-Cyrl-RS"/>
        </w:rPr>
        <w:t>бира</w:t>
      </w:r>
      <w:r w:rsidRPr="005954D6">
        <w:rPr>
          <w:lang w:val="sr-Cyrl-RS"/>
        </w:rPr>
        <w:t xml:space="preserve"> поруку коју жели да обрише. (АПУСО)</w:t>
      </w:r>
    </w:p>
    <w:p w14:paraId="1E9621A9" w14:textId="77777777" w:rsidR="002655B6" w:rsidRPr="005954D6" w:rsidRDefault="002655B6" w:rsidP="00BB639C">
      <w:pPr>
        <w:pStyle w:val="Lista"/>
        <w:rPr>
          <w:lang w:val="sr-Cyrl-RS"/>
        </w:rPr>
      </w:pPr>
      <w:r w:rsidRPr="005954D6">
        <w:rPr>
          <w:b/>
          <w:lang w:val="sr-Cyrl-RS"/>
        </w:rPr>
        <w:t xml:space="preserve">Корисник </w:t>
      </w:r>
      <w:r w:rsidRPr="005954D6">
        <w:rPr>
          <w:u w:val="single"/>
          <w:lang w:val="sr-Cyrl-RS"/>
        </w:rPr>
        <w:t xml:space="preserve">позива </w:t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да обрише изабрану поруку. (АПСО)</w:t>
      </w:r>
    </w:p>
    <w:p w14:paraId="00961085" w14:textId="77777777" w:rsidR="002655B6" w:rsidRPr="005954D6" w:rsidRDefault="002655B6" w:rsidP="00BB639C">
      <w:pPr>
        <w:pStyle w:val="Lista"/>
        <w:rPr>
          <w:lang w:val="sr-Cyrl-RS"/>
        </w:rPr>
      </w:pPr>
      <w:r w:rsidRPr="005954D6">
        <w:rPr>
          <w:b/>
          <w:lang w:val="sr-Cyrl-RS"/>
        </w:rPr>
        <w:t xml:space="preserve">Систем </w:t>
      </w:r>
      <w:r w:rsidRPr="005954D6">
        <w:rPr>
          <w:u w:val="single"/>
          <w:lang w:val="sr-Cyrl-RS"/>
        </w:rPr>
        <w:t>означава</w:t>
      </w:r>
      <w:r w:rsidRPr="005954D6">
        <w:rPr>
          <w:lang w:val="sr-Cyrl-RS"/>
        </w:rPr>
        <w:t xml:space="preserve"> поруку као обрисану (СО)</w:t>
      </w:r>
    </w:p>
    <w:p w14:paraId="180465E2" w14:textId="77777777" w:rsidR="002655B6" w:rsidRPr="005954D6" w:rsidRDefault="002655B6" w:rsidP="00BB639C">
      <w:pPr>
        <w:pStyle w:val="Lista"/>
        <w:rPr>
          <w:lang w:val="sr-Cyrl-RS"/>
        </w:rPr>
      </w:pPr>
      <w:r w:rsidRPr="005954D6">
        <w:rPr>
          <w:b/>
          <w:lang w:val="sr-Cyrl-RS"/>
        </w:rPr>
        <w:t xml:space="preserve">Систем </w:t>
      </w:r>
      <w:r w:rsidRPr="005954D6">
        <w:rPr>
          <w:u w:val="single"/>
          <w:lang w:val="sr-Cyrl-RS"/>
        </w:rPr>
        <w:t>враћа</w:t>
      </w:r>
      <w:r w:rsidRPr="005954D6">
        <w:rPr>
          <w:lang w:val="sr-Cyrl-RS"/>
        </w:rPr>
        <w:t xml:space="preserve"> листу порука изабране теме у којој нема обрисане поруке. (ИА)</w:t>
      </w:r>
    </w:p>
    <w:p w14:paraId="7BC53EFB" w14:textId="2653DF3A" w:rsidR="002655B6" w:rsidRPr="005954D6" w:rsidRDefault="004A5673" w:rsidP="002655B6">
      <w:pPr>
        <w:rPr>
          <w:lang w:val="sr-Cyrl-RS"/>
        </w:rPr>
      </w:pPr>
      <w:r w:rsidRPr="005954D6">
        <w:rPr>
          <w:noProof/>
          <w:lang w:val="sr-Cyrl-RS"/>
        </w:rPr>
        <w:lastRenderedPageBreak/>
        <w:drawing>
          <wp:inline distT="0" distB="0" distL="0" distR="0" wp14:anchorId="3D545F2A" wp14:editId="20CE5306">
            <wp:extent cx="6297295" cy="3919855"/>
            <wp:effectExtent l="0" t="0" r="0" b="0"/>
            <wp:docPr id="36" name="Слика 36" descr="neke poru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neke poruk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56009" w14:textId="675B1D3B" w:rsidR="00BB639C" w:rsidRPr="005954D6" w:rsidRDefault="004A5673" w:rsidP="002655B6">
      <w:pPr>
        <w:rPr>
          <w:lang w:val="sr-Cyrl-RS"/>
        </w:rPr>
      </w:pPr>
      <w:r w:rsidRPr="005954D6">
        <w:rPr>
          <w:noProof/>
          <w:lang w:val="sr-Cyrl-RS"/>
        </w:rPr>
        <w:drawing>
          <wp:inline distT="0" distB="0" distL="0" distR="0" wp14:anchorId="05B5E18F" wp14:editId="761A3B1F">
            <wp:extent cx="6297295" cy="3872230"/>
            <wp:effectExtent l="0" t="0" r="0" b="0"/>
            <wp:docPr id="37" name="Слика 37" descr="obrisa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obrisano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2454F" w14:textId="77777777" w:rsidR="00BB639C" w:rsidRPr="005954D6" w:rsidRDefault="00BB639C" w:rsidP="002655B6">
      <w:pPr>
        <w:rPr>
          <w:lang w:val="sr-Cyrl-RS"/>
        </w:rPr>
      </w:pPr>
    </w:p>
    <w:p w14:paraId="590E0B25" w14:textId="77777777" w:rsidR="002655B6" w:rsidRPr="005954D6" w:rsidRDefault="002655B6" w:rsidP="002655B6">
      <w:pPr>
        <w:rPr>
          <w:lang w:val="sr-Cyrl-RS"/>
        </w:rPr>
      </w:pPr>
      <w:r w:rsidRPr="005954D6">
        <w:rPr>
          <w:lang w:val="sr-Cyrl-RS"/>
        </w:rPr>
        <w:t>СК 5: Брисање теме</w:t>
      </w:r>
    </w:p>
    <w:p w14:paraId="0ACE7884" w14:textId="77777777" w:rsidR="002655B6" w:rsidRPr="005954D6" w:rsidRDefault="002655B6" w:rsidP="002655B6">
      <w:pPr>
        <w:rPr>
          <w:b/>
          <w:lang w:val="sr-Cyrl-RS"/>
        </w:rPr>
      </w:pPr>
      <w:r w:rsidRPr="005954D6">
        <w:rPr>
          <w:b/>
          <w:lang w:val="sr-Cyrl-RS"/>
        </w:rPr>
        <w:t>Назив СК:</w:t>
      </w:r>
      <w:r w:rsidRPr="005954D6">
        <w:rPr>
          <w:b/>
          <w:lang w:val="sr-Cyrl-RS"/>
        </w:rPr>
        <w:tab/>
      </w:r>
      <w:r w:rsidRPr="005954D6">
        <w:rPr>
          <w:lang w:val="sr-Cyrl-RS"/>
        </w:rPr>
        <w:t>Брисање теме</w:t>
      </w:r>
    </w:p>
    <w:p w14:paraId="2DF20CE9" w14:textId="77777777" w:rsidR="002655B6" w:rsidRPr="005954D6" w:rsidRDefault="002655B6" w:rsidP="002655B6">
      <w:pPr>
        <w:rPr>
          <w:lang w:val="sr-Cyrl-RS"/>
        </w:rPr>
      </w:pPr>
      <w:r w:rsidRPr="005954D6">
        <w:rPr>
          <w:b/>
          <w:lang w:val="sr-Cyrl-RS"/>
        </w:rPr>
        <w:t>Актери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Корисник</w:t>
      </w:r>
    </w:p>
    <w:p w14:paraId="39E61FE3" w14:textId="77777777" w:rsidR="002655B6" w:rsidRPr="005954D6" w:rsidRDefault="002655B6" w:rsidP="002655B6">
      <w:pPr>
        <w:rPr>
          <w:lang w:val="sr-Cyrl-RS"/>
        </w:rPr>
      </w:pPr>
      <w:r w:rsidRPr="005954D6">
        <w:rPr>
          <w:b/>
          <w:lang w:val="sr-Cyrl-RS"/>
        </w:rPr>
        <w:lastRenderedPageBreak/>
        <w:t>Учесници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и </w:t>
      </w:r>
      <w:r w:rsidRPr="005954D6">
        <w:rPr>
          <w:b/>
          <w:lang w:val="sr-Cyrl-RS"/>
        </w:rPr>
        <w:t>корисник</w:t>
      </w:r>
    </w:p>
    <w:p w14:paraId="4C6207C1" w14:textId="77777777" w:rsidR="002655B6" w:rsidRPr="005954D6" w:rsidRDefault="002655B6" w:rsidP="002655B6">
      <w:pPr>
        <w:rPr>
          <w:lang w:val="sr-Cyrl-RS"/>
        </w:rPr>
      </w:pPr>
      <w:r w:rsidRPr="005954D6">
        <w:rPr>
          <w:b/>
          <w:lang w:val="sr-Cyrl-RS"/>
        </w:rPr>
        <w:t>Предуслов: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Корисник</w:t>
      </w:r>
      <w:r w:rsidRPr="005954D6">
        <w:rPr>
          <w:lang w:val="sr-Cyrl-RS"/>
        </w:rPr>
        <w:t xml:space="preserve"> се улоговао у сајт, има дозволу за брисање тема, укључен је приказ обрисаних тема</w:t>
      </w:r>
      <w:r w:rsidRPr="005954D6">
        <w:rPr>
          <w:lang w:val="sr-Cyrl-RS"/>
        </w:rPr>
        <w:br/>
      </w:r>
      <w:r w:rsidRPr="005954D6">
        <w:rPr>
          <w:b/>
          <w:lang w:val="sr-Cyrl-RS"/>
        </w:rPr>
        <w:t>Учитана је листа тема у жељеном форуму</w:t>
      </w:r>
    </w:p>
    <w:p w14:paraId="67D04B1B" w14:textId="77777777" w:rsidR="002655B6" w:rsidRPr="005954D6" w:rsidRDefault="002655B6" w:rsidP="002655B6">
      <w:pPr>
        <w:rPr>
          <w:b/>
          <w:lang w:val="sr-Cyrl-RS"/>
        </w:rPr>
      </w:pPr>
      <w:r w:rsidRPr="005954D6">
        <w:rPr>
          <w:b/>
          <w:lang w:val="sr-Cyrl-RS"/>
        </w:rPr>
        <w:t>Основни сценарио СК:</w:t>
      </w:r>
    </w:p>
    <w:p w14:paraId="3CDE3C67" w14:textId="77777777" w:rsidR="002655B6" w:rsidRPr="005954D6" w:rsidRDefault="002655B6" w:rsidP="00765457">
      <w:pPr>
        <w:pStyle w:val="Lista"/>
        <w:numPr>
          <w:ilvl w:val="0"/>
          <w:numId w:val="36"/>
        </w:numPr>
        <w:rPr>
          <w:lang w:val="sr-Cyrl-RS"/>
        </w:rPr>
      </w:pPr>
      <w:r w:rsidRPr="005954D6">
        <w:rPr>
          <w:b/>
          <w:lang w:val="sr-Cyrl-RS"/>
        </w:rPr>
        <w:t xml:space="preserve">Корисник </w:t>
      </w:r>
      <w:r w:rsidRPr="005954D6">
        <w:rPr>
          <w:u w:val="single"/>
          <w:lang w:val="sr-Cyrl-RS"/>
        </w:rPr>
        <w:t>бира</w:t>
      </w:r>
      <w:r w:rsidRPr="005954D6">
        <w:rPr>
          <w:lang w:val="sr-Cyrl-RS"/>
        </w:rPr>
        <w:t xml:space="preserve"> тему за брисање. (АПУСО)</w:t>
      </w:r>
    </w:p>
    <w:p w14:paraId="34BFFCFB" w14:textId="77777777" w:rsidR="002655B6" w:rsidRPr="005954D6" w:rsidRDefault="002655B6" w:rsidP="00765457">
      <w:pPr>
        <w:pStyle w:val="Lista"/>
        <w:rPr>
          <w:lang w:val="sr-Cyrl-RS"/>
        </w:rPr>
      </w:pPr>
      <w:r w:rsidRPr="005954D6">
        <w:rPr>
          <w:b/>
          <w:lang w:val="sr-Cyrl-RS"/>
        </w:rPr>
        <w:t xml:space="preserve">Корисник </w:t>
      </w:r>
      <w:r w:rsidRPr="005954D6">
        <w:rPr>
          <w:u w:val="single"/>
          <w:lang w:val="sr-Cyrl-RS"/>
        </w:rPr>
        <w:t xml:space="preserve">позива </w:t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да обрише тему. (АСПО)</w:t>
      </w:r>
    </w:p>
    <w:p w14:paraId="4459008D" w14:textId="77777777" w:rsidR="002655B6" w:rsidRPr="005954D6" w:rsidRDefault="002655B6" w:rsidP="00765457">
      <w:pPr>
        <w:pStyle w:val="Lista"/>
        <w:rPr>
          <w:lang w:val="sr-Cyrl-RS"/>
        </w:rPr>
      </w:pPr>
      <w:r w:rsidRPr="005954D6">
        <w:rPr>
          <w:b/>
          <w:lang w:val="sr-Cyrl-RS"/>
        </w:rPr>
        <w:t xml:space="preserve">Систем </w:t>
      </w:r>
      <w:r w:rsidRPr="005954D6">
        <w:rPr>
          <w:u w:val="single"/>
          <w:lang w:val="sr-Cyrl-RS"/>
        </w:rPr>
        <w:t>означава</w:t>
      </w:r>
      <w:r w:rsidRPr="005954D6">
        <w:rPr>
          <w:lang w:val="sr-Cyrl-RS"/>
        </w:rPr>
        <w:t xml:space="preserve"> тему као обрисану. (СО)</w:t>
      </w:r>
    </w:p>
    <w:p w14:paraId="2576F31F" w14:textId="77777777" w:rsidR="002655B6" w:rsidRPr="005954D6" w:rsidRDefault="002655B6" w:rsidP="00765457">
      <w:pPr>
        <w:pStyle w:val="Lista"/>
        <w:rPr>
          <w:lang w:val="sr-Cyrl-RS"/>
        </w:rPr>
      </w:pPr>
      <w:r w:rsidRPr="005954D6">
        <w:rPr>
          <w:b/>
          <w:lang w:val="sr-Cyrl-RS"/>
        </w:rPr>
        <w:t xml:space="preserve">Систем </w:t>
      </w:r>
      <w:r w:rsidRPr="005954D6">
        <w:rPr>
          <w:u w:val="single"/>
          <w:lang w:val="sr-Cyrl-RS"/>
        </w:rPr>
        <w:t>враћа</w:t>
      </w:r>
      <w:r w:rsidRPr="005954D6">
        <w:rPr>
          <w:lang w:val="sr-Cyrl-RS"/>
        </w:rPr>
        <w:t xml:space="preserve"> листу тема жељеног форума на којој је обрисана тема приказана са адекватним визуелним карактеристикама (црвенкастa позадина). (ИА)</w:t>
      </w:r>
    </w:p>
    <w:p w14:paraId="5F59B431" w14:textId="3C90B2C1" w:rsidR="002655B6" w:rsidRPr="005954D6" w:rsidRDefault="004A5673" w:rsidP="002655B6">
      <w:pPr>
        <w:rPr>
          <w:lang w:val="sr-Cyrl-RS"/>
        </w:rPr>
      </w:pPr>
      <w:r w:rsidRPr="005954D6">
        <w:rPr>
          <w:noProof/>
          <w:lang w:val="sr-Cyrl-RS"/>
        </w:rPr>
        <w:drawing>
          <wp:inline distT="0" distB="0" distL="0" distR="0" wp14:anchorId="3431B740" wp14:editId="0AE98B46">
            <wp:extent cx="6297295" cy="1534795"/>
            <wp:effectExtent l="0" t="0" r="0" b="0"/>
            <wp:docPr id="38" name="Слика 38" descr="teme za brisan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teme za brisanj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2A408" w14:textId="6A61BBCE" w:rsidR="002655B6" w:rsidRPr="005954D6" w:rsidRDefault="004A5673" w:rsidP="002655B6">
      <w:pPr>
        <w:rPr>
          <w:lang w:val="sr-Cyrl-RS"/>
        </w:rPr>
      </w:pPr>
      <w:r w:rsidRPr="005954D6">
        <w:rPr>
          <w:noProof/>
          <w:lang w:val="sr-Cyrl-RS"/>
        </w:rPr>
        <w:drawing>
          <wp:inline distT="0" distB="0" distL="0" distR="0" wp14:anchorId="440A61A5" wp14:editId="16021EBB">
            <wp:extent cx="6297295" cy="1510665"/>
            <wp:effectExtent l="0" t="0" r="0" b="0"/>
            <wp:docPr id="39" name="Слика 39" descr="brisa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brisano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038A6" w14:textId="77777777" w:rsidR="005E6C27" w:rsidRPr="005954D6" w:rsidRDefault="005E6C27" w:rsidP="002655B6">
      <w:pPr>
        <w:rPr>
          <w:lang w:val="sr-Cyrl-RS"/>
        </w:rPr>
      </w:pPr>
    </w:p>
    <w:p w14:paraId="2899EFFA" w14:textId="77777777" w:rsidR="005E6C27" w:rsidRPr="005954D6" w:rsidRDefault="005E6C27" w:rsidP="002655B6">
      <w:pPr>
        <w:rPr>
          <w:lang w:val="sr-Cyrl-RS"/>
        </w:rPr>
      </w:pPr>
    </w:p>
    <w:p w14:paraId="563B6D6B" w14:textId="77777777" w:rsidR="002655B6" w:rsidRPr="005954D6" w:rsidRDefault="002655B6" w:rsidP="002655B6">
      <w:pPr>
        <w:rPr>
          <w:lang w:val="sr-Cyrl-RS"/>
        </w:rPr>
      </w:pPr>
      <w:r w:rsidRPr="005954D6">
        <w:rPr>
          <w:lang w:val="sr-Cyrl-RS"/>
        </w:rPr>
        <w:t>СК 6: Промена сортирања форума</w:t>
      </w:r>
    </w:p>
    <w:p w14:paraId="40E189A6" w14:textId="77777777" w:rsidR="002655B6" w:rsidRPr="005954D6" w:rsidRDefault="002655B6" w:rsidP="002655B6">
      <w:pPr>
        <w:rPr>
          <w:b/>
          <w:lang w:val="sr-Cyrl-RS"/>
        </w:rPr>
      </w:pPr>
      <w:r w:rsidRPr="005954D6">
        <w:rPr>
          <w:b/>
          <w:lang w:val="sr-Cyrl-RS"/>
        </w:rPr>
        <w:t>Назив СК:</w:t>
      </w:r>
      <w:r w:rsidRPr="005954D6">
        <w:rPr>
          <w:b/>
          <w:lang w:val="sr-Cyrl-RS"/>
        </w:rPr>
        <w:tab/>
      </w:r>
      <w:r w:rsidRPr="005954D6">
        <w:rPr>
          <w:lang w:val="sr-Cyrl-RS"/>
        </w:rPr>
        <w:t>Брисање форума</w:t>
      </w:r>
    </w:p>
    <w:p w14:paraId="276A6EBC" w14:textId="77777777" w:rsidR="002655B6" w:rsidRPr="005954D6" w:rsidRDefault="002655B6" w:rsidP="002655B6">
      <w:pPr>
        <w:rPr>
          <w:lang w:val="sr-Cyrl-RS"/>
        </w:rPr>
      </w:pPr>
      <w:r w:rsidRPr="005954D6">
        <w:rPr>
          <w:b/>
          <w:lang w:val="sr-Cyrl-RS"/>
        </w:rPr>
        <w:t>Актери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Корисник</w:t>
      </w:r>
    </w:p>
    <w:p w14:paraId="3926FC70" w14:textId="77777777" w:rsidR="002655B6" w:rsidRPr="005954D6" w:rsidRDefault="002655B6" w:rsidP="002655B6">
      <w:pPr>
        <w:rPr>
          <w:lang w:val="sr-Cyrl-RS"/>
        </w:rPr>
      </w:pPr>
      <w:r w:rsidRPr="005954D6">
        <w:rPr>
          <w:b/>
          <w:lang w:val="sr-Cyrl-RS"/>
        </w:rPr>
        <w:t>Учесници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и </w:t>
      </w:r>
      <w:r w:rsidRPr="005954D6">
        <w:rPr>
          <w:b/>
          <w:lang w:val="sr-Cyrl-RS"/>
        </w:rPr>
        <w:t>корисник</w:t>
      </w:r>
    </w:p>
    <w:p w14:paraId="27AF1BDF" w14:textId="77777777" w:rsidR="002655B6" w:rsidRPr="005954D6" w:rsidRDefault="002655B6" w:rsidP="002655B6">
      <w:pPr>
        <w:rPr>
          <w:lang w:val="sr-Cyrl-RS"/>
        </w:rPr>
      </w:pPr>
      <w:r w:rsidRPr="005954D6">
        <w:rPr>
          <w:b/>
          <w:lang w:val="sr-Cyrl-RS"/>
        </w:rPr>
        <w:t>Предуслов: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Корисник</w:t>
      </w:r>
      <w:r w:rsidRPr="005954D6">
        <w:rPr>
          <w:lang w:val="sr-Cyrl-RS"/>
        </w:rPr>
        <w:t xml:space="preserve"> се улоговао у сајт и има дозволу за измену форума</w:t>
      </w:r>
    </w:p>
    <w:p w14:paraId="03CD02EC" w14:textId="77777777" w:rsidR="002655B6" w:rsidRPr="005954D6" w:rsidRDefault="002655B6" w:rsidP="002655B6">
      <w:pPr>
        <w:rPr>
          <w:lang w:val="sr-Cyrl-RS"/>
        </w:rPr>
      </w:pPr>
      <w:r w:rsidRPr="005954D6">
        <w:rPr>
          <w:lang w:val="sr-Cyrl-RS"/>
        </w:rPr>
        <w:t>Ако корисник има дозволу за измену форума, на главној страни сајта поред сваког форума и групе форума биће приказане команде за померање форума горе или доле у листи. За форуме који се налазе на почетку листе адекватне команде неће бити приказане.</w:t>
      </w:r>
    </w:p>
    <w:p w14:paraId="6AF5C118" w14:textId="77777777" w:rsidR="002655B6" w:rsidRPr="005954D6" w:rsidRDefault="002655B6" w:rsidP="002655B6">
      <w:pPr>
        <w:rPr>
          <w:b/>
          <w:lang w:val="sr-Cyrl-RS"/>
        </w:rPr>
      </w:pPr>
      <w:r w:rsidRPr="005954D6">
        <w:rPr>
          <w:b/>
          <w:lang w:val="sr-Cyrl-RS"/>
        </w:rPr>
        <w:t>Основни сценарио СК:</w:t>
      </w:r>
    </w:p>
    <w:p w14:paraId="70FD99BF" w14:textId="77777777" w:rsidR="002655B6" w:rsidRPr="005954D6" w:rsidRDefault="002655B6" w:rsidP="005E6C27">
      <w:pPr>
        <w:pStyle w:val="Lista"/>
        <w:numPr>
          <w:ilvl w:val="0"/>
          <w:numId w:val="37"/>
        </w:numPr>
        <w:rPr>
          <w:lang w:val="sr-Cyrl-RS"/>
        </w:rPr>
      </w:pPr>
      <w:r w:rsidRPr="005954D6">
        <w:rPr>
          <w:b/>
          <w:lang w:val="sr-Cyrl-RS"/>
        </w:rPr>
        <w:t xml:space="preserve">Корисник </w:t>
      </w:r>
      <w:r w:rsidRPr="005954D6">
        <w:rPr>
          <w:u w:val="single"/>
          <w:lang w:val="sr-Cyrl-RS"/>
        </w:rPr>
        <w:t>бира</w:t>
      </w:r>
      <w:r w:rsidRPr="005954D6">
        <w:rPr>
          <w:lang w:val="sr-Cyrl-RS"/>
        </w:rPr>
        <w:t xml:space="preserve"> форум или групу коју жели да помери горе или доле на листи, као и смер. (АПСУО)</w:t>
      </w:r>
    </w:p>
    <w:p w14:paraId="4C00211B" w14:textId="77777777" w:rsidR="002655B6" w:rsidRPr="005954D6" w:rsidRDefault="002655B6" w:rsidP="005E6C27">
      <w:pPr>
        <w:pStyle w:val="Lista"/>
        <w:rPr>
          <w:lang w:val="sr-Cyrl-RS"/>
        </w:rPr>
      </w:pPr>
      <w:r w:rsidRPr="005954D6">
        <w:rPr>
          <w:b/>
          <w:lang w:val="sr-Cyrl-RS"/>
        </w:rPr>
        <w:t xml:space="preserve">Корисник </w:t>
      </w:r>
      <w:r w:rsidRPr="005954D6">
        <w:rPr>
          <w:u w:val="single"/>
          <w:lang w:val="sr-Cyrl-RS"/>
        </w:rPr>
        <w:t xml:space="preserve">позива </w:t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да промени позицију изабраног форума или групе у листи. (АПСО)</w:t>
      </w:r>
    </w:p>
    <w:p w14:paraId="3C02F83A" w14:textId="77777777" w:rsidR="002655B6" w:rsidRPr="005954D6" w:rsidRDefault="002655B6" w:rsidP="005E6C27">
      <w:pPr>
        <w:pStyle w:val="Lista"/>
        <w:rPr>
          <w:lang w:val="sr-Cyrl-RS"/>
        </w:rPr>
      </w:pPr>
      <w:r w:rsidRPr="005954D6">
        <w:rPr>
          <w:b/>
          <w:lang w:val="sr-Cyrl-RS"/>
        </w:rPr>
        <w:lastRenderedPageBreak/>
        <w:t xml:space="preserve">Систем </w:t>
      </w:r>
      <w:r w:rsidRPr="005954D6">
        <w:rPr>
          <w:u w:val="single"/>
          <w:lang w:val="sr-Cyrl-RS"/>
        </w:rPr>
        <w:t>налази</w:t>
      </w:r>
      <w:r w:rsidRPr="005954D6">
        <w:rPr>
          <w:lang w:val="sr-Cyrl-RS"/>
        </w:rPr>
        <w:t xml:space="preserve"> тему која се налази директно изнад (испод) теме која се помера и замењује им места. (СО)</w:t>
      </w:r>
    </w:p>
    <w:p w14:paraId="58F9A6BB" w14:textId="77777777" w:rsidR="002655B6" w:rsidRPr="005954D6" w:rsidRDefault="002655B6" w:rsidP="005E6C27">
      <w:pPr>
        <w:pStyle w:val="Lista"/>
        <w:rPr>
          <w:lang w:val="sr-Cyrl-RS"/>
        </w:rPr>
      </w:pPr>
      <w:r w:rsidRPr="005954D6">
        <w:rPr>
          <w:b/>
          <w:lang w:val="sr-Cyrl-RS"/>
        </w:rPr>
        <w:t xml:space="preserve">Систем </w:t>
      </w:r>
      <w:r w:rsidRPr="005954D6">
        <w:rPr>
          <w:u w:val="single"/>
          <w:lang w:val="sr-Cyrl-RS"/>
        </w:rPr>
        <w:t>враћа</w:t>
      </w:r>
      <w:r w:rsidRPr="005954D6">
        <w:rPr>
          <w:lang w:val="sr-Cyrl-RS"/>
        </w:rPr>
        <w:t xml:space="preserve"> листу форума у којој је форум који је померен заменио место у листи са форумом који је био изнад (испод) њега. (ИА)</w:t>
      </w:r>
    </w:p>
    <w:p w14:paraId="7C7E2FB8" w14:textId="0749AFC8" w:rsidR="002655B6" w:rsidRPr="005954D6" w:rsidRDefault="004A5673" w:rsidP="002655B6">
      <w:pPr>
        <w:rPr>
          <w:lang w:val="sr-Cyrl-RS"/>
        </w:rPr>
      </w:pPr>
      <w:r w:rsidRPr="005954D6">
        <w:rPr>
          <w:noProof/>
          <w:lang w:val="sr-Cyrl-RS"/>
        </w:rPr>
        <w:drawing>
          <wp:inline distT="0" distB="0" distL="0" distR="0" wp14:anchorId="288F5037" wp14:editId="4CE1A37C">
            <wp:extent cx="6297295" cy="3721100"/>
            <wp:effectExtent l="0" t="0" r="0" b="0"/>
            <wp:docPr id="40" name="Слика 40" descr="raspo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raspor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9933E" w14:textId="57944300" w:rsidR="002655B6" w:rsidRPr="005954D6" w:rsidRDefault="004A5673" w:rsidP="002655B6">
      <w:pPr>
        <w:rPr>
          <w:lang w:val="sr-Cyrl-RS"/>
        </w:rPr>
      </w:pPr>
      <w:r w:rsidRPr="005954D6">
        <w:rPr>
          <w:noProof/>
          <w:lang w:val="sr-Cyrl-RS"/>
        </w:rPr>
        <w:drawing>
          <wp:inline distT="0" distB="0" distL="0" distR="0" wp14:anchorId="1F780C46" wp14:editId="44FDCC52">
            <wp:extent cx="6297295" cy="3204210"/>
            <wp:effectExtent l="0" t="0" r="0" b="0"/>
            <wp:docPr id="41" name="Слика 41" descr="promenjen redos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promenjen redosl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8D9B2" w14:textId="77777777" w:rsidR="005E6C27" w:rsidRPr="005954D6" w:rsidRDefault="005E6C27" w:rsidP="002655B6">
      <w:pPr>
        <w:rPr>
          <w:lang w:val="sr-Cyrl-RS"/>
        </w:rPr>
      </w:pPr>
    </w:p>
    <w:p w14:paraId="74926C7D" w14:textId="77777777" w:rsidR="002655B6" w:rsidRPr="005954D6" w:rsidRDefault="002655B6" w:rsidP="002655B6">
      <w:pPr>
        <w:rPr>
          <w:lang w:val="sr-Cyrl-RS"/>
        </w:rPr>
      </w:pPr>
      <w:r w:rsidRPr="005954D6">
        <w:rPr>
          <w:lang w:val="sr-Cyrl-RS"/>
        </w:rPr>
        <w:t>СК 7: Регистрација корисника</w:t>
      </w:r>
    </w:p>
    <w:p w14:paraId="3058F5BE" w14:textId="77777777" w:rsidR="002655B6" w:rsidRPr="005954D6" w:rsidRDefault="002655B6" w:rsidP="002655B6">
      <w:pPr>
        <w:rPr>
          <w:b/>
          <w:lang w:val="sr-Cyrl-RS"/>
        </w:rPr>
      </w:pPr>
      <w:r w:rsidRPr="005954D6">
        <w:rPr>
          <w:b/>
          <w:lang w:val="sr-Cyrl-RS"/>
        </w:rPr>
        <w:t>Назив СК:</w:t>
      </w:r>
      <w:r w:rsidRPr="005954D6">
        <w:rPr>
          <w:b/>
          <w:lang w:val="sr-Cyrl-RS"/>
        </w:rPr>
        <w:tab/>
      </w:r>
      <w:r w:rsidRPr="005954D6">
        <w:rPr>
          <w:lang w:val="sr-Cyrl-RS"/>
        </w:rPr>
        <w:t>Регистрација корисника</w:t>
      </w:r>
    </w:p>
    <w:p w14:paraId="5FD83717" w14:textId="77777777" w:rsidR="002655B6" w:rsidRPr="005954D6" w:rsidRDefault="002655B6" w:rsidP="002655B6">
      <w:pPr>
        <w:rPr>
          <w:lang w:val="sr-Cyrl-RS"/>
        </w:rPr>
      </w:pPr>
      <w:r w:rsidRPr="005954D6">
        <w:rPr>
          <w:b/>
          <w:lang w:val="sr-Cyrl-RS"/>
        </w:rPr>
        <w:t>Актери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Корисник</w:t>
      </w:r>
    </w:p>
    <w:p w14:paraId="04C6489F" w14:textId="77777777" w:rsidR="002655B6" w:rsidRPr="005954D6" w:rsidRDefault="002655B6" w:rsidP="002655B6">
      <w:pPr>
        <w:rPr>
          <w:lang w:val="sr-Cyrl-RS"/>
        </w:rPr>
      </w:pPr>
      <w:r w:rsidRPr="005954D6">
        <w:rPr>
          <w:b/>
          <w:lang w:val="sr-Cyrl-RS"/>
        </w:rPr>
        <w:lastRenderedPageBreak/>
        <w:t>Учесници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и </w:t>
      </w:r>
      <w:r w:rsidRPr="005954D6">
        <w:rPr>
          <w:b/>
          <w:lang w:val="sr-Cyrl-RS"/>
        </w:rPr>
        <w:t>корисник</w:t>
      </w:r>
    </w:p>
    <w:p w14:paraId="45DCB861" w14:textId="77777777" w:rsidR="002655B6" w:rsidRPr="005954D6" w:rsidRDefault="002655B6" w:rsidP="002655B6">
      <w:pPr>
        <w:rPr>
          <w:b/>
          <w:lang w:val="sr-Cyrl-RS"/>
        </w:rPr>
      </w:pPr>
      <w:r w:rsidRPr="005954D6">
        <w:rPr>
          <w:b/>
          <w:lang w:val="sr-Cyrl-RS"/>
        </w:rPr>
        <w:t>Предуслов: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Корисник је отворио страницу за регистрацију</w:t>
      </w:r>
    </w:p>
    <w:p w14:paraId="3F9A390E" w14:textId="77777777" w:rsidR="002655B6" w:rsidRPr="005954D6" w:rsidRDefault="002655B6" w:rsidP="002655B6">
      <w:pPr>
        <w:rPr>
          <w:b/>
          <w:lang w:val="sr-Cyrl-RS"/>
        </w:rPr>
      </w:pPr>
      <w:r w:rsidRPr="005954D6">
        <w:rPr>
          <w:b/>
          <w:lang w:val="sr-Cyrl-RS"/>
        </w:rPr>
        <w:t>Основни сценарио СК:</w:t>
      </w:r>
    </w:p>
    <w:p w14:paraId="1A8BA36F" w14:textId="77777777" w:rsidR="002655B6" w:rsidRPr="005954D6" w:rsidRDefault="002655B6" w:rsidP="005E6C27">
      <w:pPr>
        <w:pStyle w:val="Lista"/>
        <w:numPr>
          <w:ilvl w:val="0"/>
          <w:numId w:val="38"/>
        </w:numPr>
        <w:rPr>
          <w:lang w:val="sr-Cyrl-RS"/>
        </w:rPr>
      </w:pPr>
      <w:r w:rsidRPr="005954D6">
        <w:rPr>
          <w:b/>
          <w:lang w:val="sr-Cyrl-RS"/>
        </w:rPr>
        <w:t xml:space="preserve">Корисник </w:t>
      </w:r>
      <w:r w:rsidRPr="005954D6">
        <w:rPr>
          <w:lang w:val="sr-Cyrl-RS"/>
        </w:rPr>
        <w:t>уноси жељено корисничко име, шифру и евентуално друге податке. (АПСУО)</w:t>
      </w:r>
    </w:p>
    <w:p w14:paraId="7A098887" w14:textId="77777777" w:rsidR="002655B6" w:rsidRPr="005954D6" w:rsidRDefault="002655B6" w:rsidP="005E6C27">
      <w:pPr>
        <w:pStyle w:val="Lista"/>
        <w:rPr>
          <w:lang w:val="sr-Cyrl-RS"/>
        </w:rPr>
      </w:pPr>
      <w:r w:rsidRPr="005954D6">
        <w:rPr>
          <w:b/>
          <w:lang w:val="sr-Cyrl-RS"/>
        </w:rPr>
        <w:t xml:space="preserve">Корисник </w:t>
      </w:r>
      <w:r w:rsidRPr="005954D6">
        <w:rPr>
          <w:lang w:val="sr-Cyrl-RS"/>
        </w:rPr>
        <w:t>позива систем да направи нови кориснички налог. (АПСО)</w:t>
      </w:r>
    </w:p>
    <w:p w14:paraId="5AC78D84" w14:textId="77777777" w:rsidR="002655B6" w:rsidRPr="005954D6" w:rsidRDefault="002655B6" w:rsidP="005E6C27">
      <w:pPr>
        <w:pStyle w:val="Lista"/>
        <w:rPr>
          <w:lang w:val="sr-Cyrl-RS"/>
        </w:rPr>
      </w:pPr>
      <w:r w:rsidRPr="005954D6">
        <w:rPr>
          <w:b/>
          <w:lang w:val="sr-Cyrl-RS"/>
        </w:rPr>
        <w:t>Систем чува податке о кориснику</w:t>
      </w:r>
      <w:r w:rsidRPr="005954D6">
        <w:rPr>
          <w:lang w:val="sr-Cyrl-RS"/>
        </w:rPr>
        <w:t>, додељује почетне дозволе и логује корисника у сесију. (СО)</w:t>
      </w:r>
    </w:p>
    <w:p w14:paraId="6C8215CE" w14:textId="1B821145" w:rsidR="005E6C27" w:rsidRPr="005954D6" w:rsidRDefault="002655B6" w:rsidP="005E6C27">
      <w:pPr>
        <w:pStyle w:val="Lista"/>
        <w:rPr>
          <w:lang w:val="sr-Cyrl-RS"/>
        </w:rPr>
      </w:pPr>
      <w:r w:rsidRPr="005954D6">
        <w:rPr>
          <w:b/>
          <w:lang w:val="sr-Cyrl-RS"/>
        </w:rPr>
        <w:t xml:space="preserve">Систем </w:t>
      </w:r>
      <w:r w:rsidRPr="005954D6">
        <w:rPr>
          <w:u w:val="single"/>
          <w:lang w:val="sr-Cyrl-RS"/>
        </w:rPr>
        <w:t>враћа</w:t>
      </w:r>
      <w:r w:rsidRPr="005954D6">
        <w:rPr>
          <w:lang w:val="sr-Cyrl-RS"/>
        </w:rPr>
        <w:t xml:space="preserve"> приказ листе свих форума, са индикацијом да је корисник улогован. (ИА)</w:t>
      </w:r>
    </w:p>
    <w:p w14:paraId="67DD41E1" w14:textId="3881D7E8" w:rsidR="005E6C27" w:rsidRPr="005954D6" w:rsidRDefault="004A5673" w:rsidP="005E6C27">
      <w:pPr>
        <w:rPr>
          <w:lang w:val="sr-Cyrl-RS"/>
        </w:rPr>
      </w:pPr>
      <w:r w:rsidRPr="005954D6">
        <w:rPr>
          <w:noProof/>
          <w:lang w:val="sr-Cyrl-RS"/>
        </w:rPr>
        <w:drawing>
          <wp:inline distT="0" distB="0" distL="0" distR="0" wp14:anchorId="05F4FA24" wp14:editId="533878DF">
            <wp:extent cx="6297295" cy="1526540"/>
            <wp:effectExtent l="0" t="0" r="0" b="0"/>
            <wp:docPr id="42" name="Слика 42" descr="sign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signu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23528" w14:textId="70E0B654" w:rsidR="005E6C27" w:rsidRPr="005954D6" w:rsidRDefault="004A5673" w:rsidP="005E6C27">
      <w:pPr>
        <w:rPr>
          <w:lang w:val="sr-Cyrl-RS"/>
        </w:rPr>
      </w:pPr>
      <w:r w:rsidRPr="005954D6">
        <w:rPr>
          <w:noProof/>
          <w:lang w:val="sr-Cyrl-RS"/>
        </w:rPr>
        <w:drawing>
          <wp:inline distT="0" distB="0" distL="0" distR="0" wp14:anchorId="6C92DC7A" wp14:editId="369E4598">
            <wp:extent cx="6297295" cy="1105535"/>
            <wp:effectExtent l="0" t="0" r="0" b="0"/>
            <wp:docPr id="43" name="Слика 43" descr="registrov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registrova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DFEB2" w14:textId="77777777" w:rsidR="005E6C27" w:rsidRPr="005954D6" w:rsidRDefault="005E6C27" w:rsidP="005E6C27">
      <w:pPr>
        <w:rPr>
          <w:lang w:val="sr-Cyrl-RS"/>
        </w:rPr>
      </w:pPr>
    </w:p>
    <w:p w14:paraId="1B5927EB" w14:textId="2DAA8153" w:rsidR="002655B6" w:rsidRPr="005954D6" w:rsidRDefault="002655B6" w:rsidP="002655B6">
      <w:pPr>
        <w:rPr>
          <w:b/>
          <w:lang w:val="sr-Cyrl-RS"/>
        </w:rPr>
      </w:pPr>
      <w:r w:rsidRPr="005954D6">
        <w:rPr>
          <w:b/>
          <w:lang w:val="sr-Cyrl-RS"/>
        </w:rPr>
        <w:t>Алтернативни сценарији</w:t>
      </w:r>
      <w:r w:rsidR="00591D51" w:rsidRPr="005954D6">
        <w:rPr>
          <w:b/>
          <w:lang w:val="sr-Cyrl-RS"/>
        </w:rPr>
        <w:t xml:space="preserve"> СК</w:t>
      </w:r>
      <w:r w:rsidRPr="005954D6">
        <w:rPr>
          <w:b/>
          <w:lang w:val="sr-Cyrl-RS"/>
        </w:rPr>
        <w:t>:</w:t>
      </w:r>
    </w:p>
    <w:p w14:paraId="465D32EB" w14:textId="2B5DFD99" w:rsidR="002655B6" w:rsidRPr="005954D6" w:rsidRDefault="002655B6" w:rsidP="002655B6">
      <w:pPr>
        <w:rPr>
          <w:lang w:val="sr-Cyrl-RS"/>
        </w:rPr>
      </w:pPr>
      <w:r w:rsidRPr="005954D6">
        <w:rPr>
          <w:lang w:val="sr-Cyrl-RS"/>
        </w:rPr>
        <w:t>4.1</w:t>
      </w:r>
      <w:r w:rsidRPr="005954D6">
        <w:rPr>
          <w:lang w:val="sr-Cyrl-RS"/>
        </w:rPr>
        <w:tab/>
        <w:t xml:space="preserve">Ако већ постоји корисник са истим именом, или унето име или шифра не задовољавају постављена правила </w:t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ће одбити да креира новог корисника и вратити </w:t>
      </w:r>
      <w:r w:rsidR="00591D51" w:rsidRPr="005954D6">
        <w:rPr>
          <w:lang w:val="sr-Cyrl-RS"/>
        </w:rPr>
        <w:t>грешке</w:t>
      </w:r>
      <w:r w:rsidRPr="005954D6">
        <w:rPr>
          <w:lang w:val="sr-Cyrl-RS"/>
        </w:rPr>
        <w:t>.</w:t>
      </w:r>
    </w:p>
    <w:p w14:paraId="00774554" w14:textId="06704836" w:rsidR="002655B6" w:rsidRPr="005954D6" w:rsidRDefault="004A5673" w:rsidP="002655B6">
      <w:pPr>
        <w:rPr>
          <w:lang w:val="sr-Cyrl-RS"/>
        </w:rPr>
      </w:pPr>
      <w:r w:rsidRPr="005954D6">
        <w:rPr>
          <w:noProof/>
          <w:lang w:val="sr-Cyrl-RS"/>
        </w:rPr>
        <w:drawing>
          <wp:inline distT="0" distB="0" distL="0" distR="0" wp14:anchorId="1C6E427C" wp14:editId="5A7CF282">
            <wp:extent cx="6297295" cy="1383665"/>
            <wp:effectExtent l="0" t="0" r="0" b="0"/>
            <wp:docPr id="44" name="Слика 44" descr="reggres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reggresk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F33F8" w14:textId="562456CD" w:rsidR="00591D51" w:rsidRPr="005954D6" w:rsidRDefault="004A5673" w:rsidP="002655B6">
      <w:pPr>
        <w:rPr>
          <w:lang w:val="sr-Cyrl-RS"/>
        </w:rPr>
      </w:pPr>
      <w:r w:rsidRPr="005954D6">
        <w:rPr>
          <w:noProof/>
          <w:lang w:val="sr-Cyrl-RS"/>
        </w:rPr>
        <w:drawing>
          <wp:inline distT="0" distB="0" distL="0" distR="0" wp14:anchorId="77BA2574" wp14:editId="5D746A71">
            <wp:extent cx="6297295" cy="1438910"/>
            <wp:effectExtent l="0" t="0" r="0" b="0"/>
            <wp:docPr id="45" name="Слика 45" descr="vecpostoj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vecpostoji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8E5C2" w14:textId="77777777" w:rsidR="00591D51" w:rsidRPr="005954D6" w:rsidRDefault="00591D51" w:rsidP="002655B6">
      <w:pPr>
        <w:rPr>
          <w:lang w:val="sr-Cyrl-RS"/>
        </w:rPr>
      </w:pPr>
    </w:p>
    <w:p w14:paraId="7AAB66D4" w14:textId="77777777" w:rsidR="002655B6" w:rsidRPr="005954D6" w:rsidRDefault="002655B6" w:rsidP="002655B6">
      <w:pPr>
        <w:rPr>
          <w:lang w:val="sr-Cyrl-RS"/>
        </w:rPr>
      </w:pPr>
      <w:r w:rsidRPr="005954D6">
        <w:rPr>
          <w:lang w:val="sr-Cyrl-RS"/>
        </w:rPr>
        <w:lastRenderedPageBreak/>
        <w:t>СК 8: Логовање корисника</w:t>
      </w:r>
    </w:p>
    <w:p w14:paraId="1C94BF84" w14:textId="77777777" w:rsidR="002655B6" w:rsidRPr="005954D6" w:rsidRDefault="002655B6" w:rsidP="002655B6">
      <w:pPr>
        <w:rPr>
          <w:b/>
          <w:lang w:val="sr-Cyrl-RS"/>
        </w:rPr>
      </w:pPr>
      <w:r w:rsidRPr="005954D6">
        <w:rPr>
          <w:b/>
          <w:lang w:val="sr-Cyrl-RS"/>
        </w:rPr>
        <w:t>Назив СК:</w:t>
      </w:r>
      <w:r w:rsidRPr="005954D6">
        <w:rPr>
          <w:b/>
          <w:lang w:val="sr-Cyrl-RS"/>
        </w:rPr>
        <w:tab/>
      </w:r>
      <w:r w:rsidRPr="005954D6">
        <w:rPr>
          <w:lang w:val="sr-Cyrl-RS"/>
        </w:rPr>
        <w:t>Логовање корисника</w:t>
      </w:r>
    </w:p>
    <w:p w14:paraId="1183EA92" w14:textId="77777777" w:rsidR="002655B6" w:rsidRPr="005954D6" w:rsidRDefault="002655B6" w:rsidP="002655B6">
      <w:pPr>
        <w:rPr>
          <w:lang w:val="sr-Cyrl-RS"/>
        </w:rPr>
      </w:pPr>
      <w:r w:rsidRPr="005954D6">
        <w:rPr>
          <w:b/>
          <w:lang w:val="sr-Cyrl-RS"/>
        </w:rPr>
        <w:t>Актери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Корисник</w:t>
      </w:r>
    </w:p>
    <w:p w14:paraId="0CCA9EAF" w14:textId="77777777" w:rsidR="002655B6" w:rsidRPr="005954D6" w:rsidRDefault="002655B6" w:rsidP="002655B6">
      <w:pPr>
        <w:rPr>
          <w:lang w:val="sr-Cyrl-RS"/>
        </w:rPr>
      </w:pPr>
      <w:r w:rsidRPr="005954D6">
        <w:rPr>
          <w:b/>
          <w:lang w:val="sr-Cyrl-RS"/>
        </w:rPr>
        <w:t>Учесници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и </w:t>
      </w:r>
      <w:r w:rsidRPr="005954D6">
        <w:rPr>
          <w:b/>
          <w:lang w:val="sr-Cyrl-RS"/>
        </w:rPr>
        <w:t>корисник</w:t>
      </w:r>
    </w:p>
    <w:p w14:paraId="54366987" w14:textId="1CD4D2A0" w:rsidR="002655B6" w:rsidRPr="005954D6" w:rsidRDefault="002655B6" w:rsidP="002655B6">
      <w:pPr>
        <w:rPr>
          <w:lang w:val="sr-Cyrl-RS"/>
        </w:rPr>
      </w:pPr>
      <w:r w:rsidRPr="005954D6">
        <w:rPr>
          <w:b/>
          <w:lang w:val="sr-Cyrl-RS"/>
        </w:rPr>
        <w:t>Предуслов: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Корисник</w:t>
      </w:r>
      <w:r w:rsidRPr="005954D6">
        <w:rPr>
          <w:lang w:val="sr-Cyrl-RS"/>
        </w:rPr>
        <w:t xml:space="preserve"> je регистрован на форум</w:t>
      </w:r>
      <w:r w:rsidR="005E6C27" w:rsidRPr="005954D6">
        <w:rPr>
          <w:lang w:val="sr-Cyrl-RS"/>
        </w:rPr>
        <w:t xml:space="preserve">у. </w:t>
      </w:r>
      <w:r w:rsidRPr="005954D6">
        <w:rPr>
          <w:lang w:val="sr-Cyrl-RS"/>
        </w:rPr>
        <w:t>Отворена је форма за унос податак за логовање.</w:t>
      </w:r>
    </w:p>
    <w:p w14:paraId="467B4499" w14:textId="77777777" w:rsidR="002655B6" w:rsidRPr="005954D6" w:rsidRDefault="002655B6" w:rsidP="002655B6">
      <w:pPr>
        <w:rPr>
          <w:b/>
          <w:lang w:val="sr-Cyrl-RS"/>
        </w:rPr>
      </w:pPr>
      <w:r w:rsidRPr="005954D6">
        <w:rPr>
          <w:b/>
          <w:lang w:val="sr-Cyrl-RS"/>
        </w:rPr>
        <w:t>Основни сценарио СК:</w:t>
      </w:r>
    </w:p>
    <w:p w14:paraId="02037249" w14:textId="77777777" w:rsidR="002655B6" w:rsidRPr="005954D6" w:rsidRDefault="002655B6" w:rsidP="00591D51">
      <w:pPr>
        <w:pStyle w:val="Lista"/>
        <w:numPr>
          <w:ilvl w:val="0"/>
          <w:numId w:val="39"/>
        </w:numPr>
        <w:rPr>
          <w:lang w:val="sr-Cyrl-RS"/>
        </w:rPr>
      </w:pPr>
      <w:r w:rsidRPr="005954D6">
        <w:rPr>
          <w:b/>
          <w:lang w:val="sr-Cyrl-RS"/>
        </w:rPr>
        <w:t xml:space="preserve">Корисник </w:t>
      </w:r>
      <w:r w:rsidRPr="005954D6">
        <w:rPr>
          <w:u w:val="single"/>
          <w:lang w:val="sr-Cyrl-RS"/>
        </w:rPr>
        <w:t>уноси</w:t>
      </w:r>
      <w:r w:rsidRPr="005954D6">
        <w:rPr>
          <w:lang w:val="sr-Cyrl-RS"/>
        </w:rPr>
        <w:t xml:space="preserve"> своје корисничко име и шифру. (АПУСО)</w:t>
      </w:r>
    </w:p>
    <w:p w14:paraId="5943FFAF" w14:textId="77777777" w:rsidR="002655B6" w:rsidRPr="005954D6" w:rsidRDefault="002655B6" w:rsidP="005E6C27">
      <w:pPr>
        <w:pStyle w:val="Lista"/>
        <w:rPr>
          <w:lang w:val="sr-Cyrl-RS"/>
        </w:rPr>
      </w:pPr>
      <w:r w:rsidRPr="005954D6">
        <w:rPr>
          <w:b/>
          <w:lang w:val="sr-Cyrl-RS"/>
        </w:rPr>
        <w:t xml:space="preserve">Корисник </w:t>
      </w:r>
      <w:r w:rsidRPr="005954D6">
        <w:rPr>
          <w:u w:val="single"/>
          <w:lang w:val="sr-Cyrl-RS"/>
        </w:rPr>
        <w:t xml:space="preserve">позива </w:t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да га улогује у сесију. (АПСО)</w:t>
      </w:r>
    </w:p>
    <w:p w14:paraId="20B4BA04" w14:textId="77777777" w:rsidR="002655B6" w:rsidRPr="005954D6" w:rsidRDefault="002655B6" w:rsidP="005E6C27">
      <w:pPr>
        <w:pStyle w:val="Lista"/>
        <w:rPr>
          <w:lang w:val="sr-Cyrl-RS"/>
        </w:rPr>
      </w:pPr>
      <w:r w:rsidRPr="005954D6">
        <w:rPr>
          <w:b/>
          <w:lang w:val="sr-Cyrl-RS"/>
        </w:rPr>
        <w:t xml:space="preserve">Систем </w:t>
      </w:r>
      <w:r w:rsidRPr="005954D6">
        <w:rPr>
          <w:u w:val="single"/>
          <w:lang w:val="sr-Cyrl-RS"/>
        </w:rPr>
        <w:t>снима</w:t>
      </w:r>
      <w:r w:rsidRPr="005954D6">
        <w:rPr>
          <w:lang w:val="sr-Cyrl-RS"/>
        </w:rPr>
        <w:t xml:space="preserve"> податке о кориснику у сесији и </w:t>
      </w:r>
      <w:r w:rsidRPr="005954D6">
        <w:rPr>
          <w:u w:val="single"/>
          <w:lang w:val="sr-Cyrl-RS"/>
        </w:rPr>
        <w:t>ажурира</w:t>
      </w:r>
      <w:r w:rsidRPr="005954D6">
        <w:rPr>
          <w:lang w:val="sr-Cyrl-RS"/>
        </w:rPr>
        <w:t xml:space="preserve"> бројаче улогованих корисника. (СО)</w:t>
      </w:r>
    </w:p>
    <w:p w14:paraId="5050E2F9" w14:textId="77777777" w:rsidR="002655B6" w:rsidRPr="005954D6" w:rsidRDefault="002655B6" w:rsidP="005E6C27">
      <w:pPr>
        <w:pStyle w:val="Lista"/>
        <w:rPr>
          <w:lang w:val="sr-Cyrl-RS"/>
        </w:rPr>
      </w:pPr>
      <w:r w:rsidRPr="005954D6">
        <w:rPr>
          <w:b/>
          <w:lang w:val="sr-Cyrl-RS"/>
        </w:rPr>
        <w:t xml:space="preserve">Систем </w:t>
      </w:r>
      <w:r w:rsidRPr="005954D6">
        <w:rPr>
          <w:u w:val="single"/>
          <w:lang w:val="sr-Cyrl-RS"/>
        </w:rPr>
        <w:t>враћа</w:t>
      </w:r>
      <w:r w:rsidRPr="005954D6">
        <w:rPr>
          <w:lang w:val="sr-Cyrl-RS"/>
        </w:rPr>
        <w:t xml:space="preserve"> исти приказ који је био приказан пре форме за унос података за логовање, сада са индикацијом да је корисник улогован. (ИА)</w:t>
      </w:r>
    </w:p>
    <w:p w14:paraId="69BE8F0D" w14:textId="3BE68708" w:rsidR="00591D51" w:rsidRPr="005954D6" w:rsidRDefault="004A5673" w:rsidP="00591D51">
      <w:pPr>
        <w:rPr>
          <w:lang w:val="sr-Cyrl-RS"/>
        </w:rPr>
      </w:pPr>
      <w:r w:rsidRPr="005954D6">
        <w:rPr>
          <w:noProof/>
          <w:lang w:val="sr-Cyrl-RS"/>
        </w:rPr>
        <w:drawing>
          <wp:inline distT="0" distB="0" distL="0" distR="0" wp14:anchorId="44F6DAAB" wp14:editId="22A55625">
            <wp:extent cx="6297295" cy="1788795"/>
            <wp:effectExtent l="0" t="0" r="0" b="0"/>
            <wp:docPr id="46" name="Слика 46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login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7D6A4" w14:textId="7AA21CBC" w:rsidR="00591D51" w:rsidRPr="005954D6" w:rsidRDefault="004A5673" w:rsidP="00591D51">
      <w:pPr>
        <w:rPr>
          <w:lang w:val="sr-Cyrl-RS"/>
        </w:rPr>
      </w:pPr>
      <w:r w:rsidRPr="005954D6">
        <w:rPr>
          <w:noProof/>
          <w:lang w:val="sr-Cyrl-RS"/>
        </w:rPr>
        <w:drawing>
          <wp:inline distT="0" distB="0" distL="0" distR="0" wp14:anchorId="767E91E7" wp14:editId="5B9B94A3">
            <wp:extent cx="6297295" cy="1359535"/>
            <wp:effectExtent l="0" t="0" r="0" b="0"/>
            <wp:docPr id="47" name="Слика 47" descr="uspe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uspeh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05B26" w14:textId="77777777" w:rsidR="002655B6" w:rsidRPr="005954D6" w:rsidRDefault="002655B6" w:rsidP="002655B6">
      <w:pPr>
        <w:rPr>
          <w:b/>
          <w:lang w:val="sr-Cyrl-RS"/>
        </w:rPr>
      </w:pPr>
      <w:r w:rsidRPr="005954D6">
        <w:rPr>
          <w:b/>
          <w:lang w:val="sr-Cyrl-RS"/>
        </w:rPr>
        <w:t>Алтернативни сценарији:</w:t>
      </w:r>
    </w:p>
    <w:p w14:paraId="5655A1D6" w14:textId="77777777" w:rsidR="002655B6" w:rsidRPr="005954D6" w:rsidRDefault="002655B6" w:rsidP="002655B6">
      <w:pPr>
        <w:rPr>
          <w:lang w:val="sr-Cyrl-RS"/>
        </w:rPr>
      </w:pPr>
      <w:r w:rsidRPr="005954D6">
        <w:rPr>
          <w:lang w:val="sr-Cyrl-RS"/>
        </w:rPr>
        <w:t>4.1</w:t>
      </w:r>
      <w:r w:rsidRPr="005954D6">
        <w:rPr>
          <w:lang w:val="sr-Cyrl-RS"/>
        </w:rPr>
        <w:tab/>
        <w:t>Ако унето корисничко име не постоји, или унета шифра не одговара снимљеној шифри за то корисничко име, систем ће одбити да улогује корисника и вратити исту страницу на којој је био корисник.</w:t>
      </w:r>
    </w:p>
    <w:p w14:paraId="2E2E7133" w14:textId="16EA8D33" w:rsidR="002655B6" w:rsidRPr="005954D6" w:rsidRDefault="004A5673" w:rsidP="002655B6">
      <w:pPr>
        <w:rPr>
          <w:lang w:val="sr-Cyrl-RS"/>
        </w:rPr>
      </w:pPr>
      <w:r w:rsidRPr="005954D6">
        <w:rPr>
          <w:noProof/>
          <w:lang w:val="sr-Cyrl-RS"/>
        </w:rPr>
        <w:drawing>
          <wp:inline distT="0" distB="0" distL="0" distR="0" wp14:anchorId="6180D7D0" wp14:editId="6E037D4B">
            <wp:extent cx="6297295" cy="1463040"/>
            <wp:effectExtent l="0" t="0" r="0" b="0"/>
            <wp:docPr id="48" name="Слика 48" descr="pogres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pogresno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4D0DF" w14:textId="77777777" w:rsidR="00591D51" w:rsidRPr="005954D6" w:rsidRDefault="00591D51" w:rsidP="002655B6">
      <w:pPr>
        <w:rPr>
          <w:lang w:val="sr-Cyrl-RS"/>
        </w:rPr>
      </w:pPr>
    </w:p>
    <w:p w14:paraId="46B97EEE" w14:textId="77777777" w:rsidR="002655B6" w:rsidRPr="005954D6" w:rsidRDefault="002655B6" w:rsidP="002655B6">
      <w:pPr>
        <w:rPr>
          <w:lang w:val="sr-Cyrl-RS"/>
        </w:rPr>
      </w:pPr>
      <w:r w:rsidRPr="005954D6">
        <w:rPr>
          <w:lang w:val="sr-Cyrl-RS"/>
        </w:rPr>
        <w:t>СК 9: Закључавање и откључавање теме</w:t>
      </w:r>
    </w:p>
    <w:p w14:paraId="55473C4A" w14:textId="77777777" w:rsidR="002655B6" w:rsidRPr="005954D6" w:rsidRDefault="002655B6" w:rsidP="002655B6">
      <w:pPr>
        <w:rPr>
          <w:b/>
          <w:lang w:val="sr-Cyrl-RS"/>
        </w:rPr>
      </w:pPr>
      <w:r w:rsidRPr="005954D6">
        <w:rPr>
          <w:b/>
          <w:lang w:val="sr-Cyrl-RS"/>
        </w:rPr>
        <w:lastRenderedPageBreak/>
        <w:t>Назив СК:</w:t>
      </w:r>
      <w:r w:rsidRPr="005954D6">
        <w:rPr>
          <w:b/>
          <w:lang w:val="sr-Cyrl-RS"/>
        </w:rPr>
        <w:tab/>
      </w:r>
      <w:r w:rsidRPr="005954D6">
        <w:rPr>
          <w:lang w:val="sr-Cyrl-RS"/>
        </w:rPr>
        <w:t>Закључавање и откључавање теме</w:t>
      </w:r>
    </w:p>
    <w:p w14:paraId="28E0B5D5" w14:textId="77777777" w:rsidR="002655B6" w:rsidRPr="005954D6" w:rsidRDefault="002655B6" w:rsidP="002655B6">
      <w:pPr>
        <w:rPr>
          <w:lang w:val="sr-Cyrl-RS"/>
        </w:rPr>
      </w:pPr>
      <w:r w:rsidRPr="005954D6">
        <w:rPr>
          <w:b/>
          <w:lang w:val="sr-Cyrl-RS"/>
        </w:rPr>
        <w:t>Актери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Корисник</w:t>
      </w:r>
    </w:p>
    <w:p w14:paraId="4FAC62C7" w14:textId="77777777" w:rsidR="002655B6" w:rsidRPr="005954D6" w:rsidRDefault="002655B6" w:rsidP="002655B6">
      <w:pPr>
        <w:rPr>
          <w:lang w:val="sr-Cyrl-RS"/>
        </w:rPr>
      </w:pPr>
      <w:r w:rsidRPr="005954D6">
        <w:rPr>
          <w:b/>
          <w:lang w:val="sr-Cyrl-RS"/>
        </w:rPr>
        <w:t>Учесници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и </w:t>
      </w:r>
      <w:r w:rsidRPr="005954D6">
        <w:rPr>
          <w:b/>
          <w:lang w:val="sr-Cyrl-RS"/>
        </w:rPr>
        <w:t>корисник</w:t>
      </w:r>
    </w:p>
    <w:p w14:paraId="23564130" w14:textId="77777777" w:rsidR="002655B6" w:rsidRPr="005954D6" w:rsidRDefault="002655B6" w:rsidP="002655B6">
      <w:pPr>
        <w:rPr>
          <w:lang w:val="sr-Cyrl-RS"/>
        </w:rPr>
      </w:pPr>
      <w:r w:rsidRPr="005954D6">
        <w:rPr>
          <w:b/>
          <w:lang w:val="sr-Cyrl-RS"/>
        </w:rPr>
        <w:t>Предуслов: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Корисник</w:t>
      </w:r>
      <w:r w:rsidRPr="005954D6">
        <w:rPr>
          <w:lang w:val="sr-Cyrl-RS"/>
        </w:rPr>
        <w:t xml:space="preserve"> се улоговао у сајт и има дозволу за закључавање и откључавање тема</w:t>
      </w:r>
      <w:r w:rsidRPr="005954D6">
        <w:rPr>
          <w:lang w:val="sr-Cyrl-RS"/>
        </w:rPr>
        <w:br/>
      </w:r>
      <w:r w:rsidRPr="005954D6">
        <w:rPr>
          <w:b/>
          <w:lang w:val="sr-Cyrl-RS"/>
        </w:rPr>
        <w:t>Учитана је листа тема жељеног форума.</w:t>
      </w:r>
    </w:p>
    <w:p w14:paraId="3F0FA08F" w14:textId="77777777" w:rsidR="002655B6" w:rsidRPr="005954D6" w:rsidRDefault="002655B6" w:rsidP="002655B6">
      <w:pPr>
        <w:rPr>
          <w:b/>
          <w:lang w:val="sr-Cyrl-RS"/>
        </w:rPr>
      </w:pPr>
      <w:r w:rsidRPr="005954D6">
        <w:rPr>
          <w:b/>
          <w:lang w:val="sr-Cyrl-RS"/>
        </w:rPr>
        <w:t>Основни сценарио СК:</w:t>
      </w:r>
    </w:p>
    <w:p w14:paraId="558F6AC9" w14:textId="77777777" w:rsidR="002655B6" w:rsidRPr="005954D6" w:rsidRDefault="002655B6" w:rsidP="00591D51">
      <w:pPr>
        <w:pStyle w:val="Lista"/>
        <w:numPr>
          <w:ilvl w:val="0"/>
          <w:numId w:val="40"/>
        </w:numPr>
        <w:rPr>
          <w:lang w:val="sr-Cyrl-RS"/>
        </w:rPr>
      </w:pPr>
      <w:r w:rsidRPr="005954D6">
        <w:rPr>
          <w:b/>
          <w:lang w:val="sr-Cyrl-RS"/>
        </w:rPr>
        <w:t xml:space="preserve">Корисник </w:t>
      </w:r>
      <w:r w:rsidRPr="005954D6">
        <w:rPr>
          <w:u w:val="single"/>
          <w:lang w:val="sr-Cyrl-RS"/>
        </w:rPr>
        <w:t>бира</w:t>
      </w:r>
      <w:r w:rsidRPr="005954D6">
        <w:rPr>
          <w:lang w:val="sr-Cyrl-RS"/>
        </w:rPr>
        <w:t xml:space="preserve"> тему коју жели да закључа (откључа). (АПУСО)</w:t>
      </w:r>
    </w:p>
    <w:p w14:paraId="7A007CE1" w14:textId="77777777" w:rsidR="002655B6" w:rsidRPr="005954D6" w:rsidRDefault="002655B6" w:rsidP="00591D51">
      <w:pPr>
        <w:pStyle w:val="Lista"/>
        <w:rPr>
          <w:lang w:val="sr-Cyrl-RS"/>
        </w:rPr>
      </w:pPr>
      <w:r w:rsidRPr="005954D6">
        <w:rPr>
          <w:b/>
          <w:lang w:val="sr-Cyrl-RS"/>
        </w:rPr>
        <w:t xml:space="preserve">Корисник </w:t>
      </w:r>
      <w:r w:rsidRPr="005954D6">
        <w:rPr>
          <w:u w:val="single"/>
          <w:lang w:val="sr-Cyrl-RS"/>
        </w:rPr>
        <w:t xml:space="preserve">позива </w:t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да закључа (откључа) жељену тему. (АПСО)</w:t>
      </w:r>
    </w:p>
    <w:p w14:paraId="7FC3B819" w14:textId="77777777" w:rsidR="002655B6" w:rsidRPr="005954D6" w:rsidRDefault="002655B6" w:rsidP="00591D51">
      <w:pPr>
        <w:pStyle w:val="Lista"/>
        <w:rPr>
          <w:lang w:val="sr-Cyrl-RS"/>
        </w:rPr>
      </w:pPr>
      <w:r w:rsidRPr="005954D6">
        <w:rPr>
          <w:b/>
          <w:lang w:val="sr-Cyrl-RS"/>
        </w:rPr>
        <w:t xml:space="preserve">Систем </w:t>
      </w:r>
      <w:r w:rsidRPr="005954D6">
        <w:rPr>
          <w:u w:val="single"/>
          <w:lang w:val="sr-Cyrl-RS"/>
        </w:rPr>
        <w:t>означава</w:t>
      </w:r>
      <w:r w:rsidRPr="005954D6">
        <w:rPr>
          <w:lang w:val="sr-Cyrl-RS"/>
        </w:rPr>
        <w:t xml:space="preserve"> ту тему као закључану (откључану). (СО)</w:t>
      </w:r>
    </w:p>
    <w:p w14:paraId="127A9ABC" w14:textId="77777777" w:rsidR="002655B6" w:rsidRPr="005954D6" w:rsidRDefault="002655B6" w:rsidP="00591D51">
      <w:pPr>
        <w:pStyle w:val="Lista"/>
        <w:rPr>
          <w:lang w:val="sr-Cyrl-RS"/>
        </w:rPr>
      </w:pPr>
      <w:r w:rsidRPr="005954D6">
        <w:rPr>
          <w:b/>
          <w:lang w:val="sr-Cyrl-RS"/>
        </w:rPr>
        <w:t xml:space="preserve">Систем </w:t>
      </w:r>
      <w:r w:rsidRPr="005954D6">
        <w:rPr>
          <w:u w:val="single"/>
          <w:lang w:val="sr-Cyrl-RS"/>
        </w:rPr>
        <w:t>враћа</w:t>
      </w:r>
      <w:r w:rsidRPr="005954D6">
        <w:rPr>
          <w:lang w:val="sr-Cyrl-RS"/>
        </w:rPr>
        <w:t xml:space="preserve"> листу тема у жељеном форуму, на којој је тема приказана са одговарајућим визуелним карактеристикама (само ако је закључана). (ИА)</w:t>
      </w:r>
    </w:p>
    <w:p w14:paraId="048ED752" w14:textId="08E8166A" w:rsidR="002655B6" w:rsidRPr="005954D6" w:rsidRDefault="004A5673" w:rsidP="002655B6">
      <w:pPr>
        <w:rPr>
          <w:lang w:val="sr-Cyrl-RS"/>
        </w:rPr>
      </w:pPr>
      <w:r w:rsidRPr="005954D6">
        <w:rPr>
          <w:noProof/>
          <w:lang w:val="sr-Cyrl-RS"/>
        </w:rPr>
        <w:drawing>
          <wp:inline distT="0" distB="0" distL="0" distR="0" wp14:anchorId="21CDA828" wp14:editId="59255985">
            <wp:extent cx="6289675" cy="2131060"/>
            <wp:effectExtent l="0" t="0" r="0" b="0"/>
            <wp:docPr id="49" name="Слика 49" descr="za zaklju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za zakljuc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CDCDC" w14:textId="3A95A1C3" w:rsidR="006575B7" w:rsidRPr="005954D6" w:rsidRDefault="004A5673" w:rsidP="002655B6">
      <w:pPr>
        <w:rPr>
          <w:lang w:val="sr-Cyrl-RS"/>
        </w:rPr>
      </w:pPr>
      <w:r w:rsidRPr="005954D6">
        <w:rPr>
          <w:noProof/>
          <w:lang w:val="sr-Cyrl-RS"/>
        </w:rPr>
        <w:drawing>
          <wp:inline distT="0" distB="0" distL="0" distR="0" wp14:anchorId="554CC6C9" wp14:editId="47AC5DC1">
            <wp:extent cx="6297295" cy="2234565"/>
            <wp:effectExtent l="0" t="0" r="0" b="0"/>
            <wp:docPr id="50" name="Слика 50" descr="kljuca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kljucano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C43C3" w14:textId="3BEFE703" w:rsidR="006575B7" w:rsidRPr="005954D6" w:rsidRDefault="004A5673" w:rsidP="002655B6">
      <w:pPr>
        <w:rPr>
          <w:lang w:val="sr-Cyrl-RS"/>
        </w:rPr>
      </w:pPr>
      <w:r w:rsidRPr="005954D6">
        <w:rPr>
          <w:noProof/>
          <w:lang w:val="sr-Cyrl-RS"/>
        </w:rPr>
        <w:lastRenderedPageBreak/>
        <w:drawing>
          <wp:inline distT="0" distB="0" distL="0" distR="0" wp14:anchorId="73EA84CE" wp14:editId="060D011A">
            <wp:extent cx="6297295" cy="2154555"/>
            <wp:effectExtent l="0" t="0" r="0" b="0"/>
            <wp:docPr id="51" name="Слика 51" descr="k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kt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5AB7A" w14:textId="77777777" w:rsidR="006575B7" w:rsidRPr="005954D6" w:rsidRDefault="006575B7" w:rsidP="002655B6">
      <w:pPr>
        <w:rPr>
          <w:lang w:val="sr-Cyrl-RS"/>
        </w:rPr>
      </w:pPr>
    </w:p>
    <w:p w14:paraId="76E72107" w14:textId="77777777" w:rsidR="002655B6" w:rsidRPr="005954D6" w:rsidRDefault="002655B6" w:rsidP="002655B6">
      <w:pPr>
        <w:rPr>
          <w:lang w:val="sr-Cyrl-RS"/>
        </w:rPr>
      </w:pPr>
      <w:r w:rsidRPr="005954D6">
        <w:rPr>
          <w:lang w:val="sr-Cyrl-RS"/>
        </w:rPr>
        <w:t>СК 10: Креирање новог форума</w:t>
      </w:r>
    </w:p>
    <w:p w14:paraId="1BEB0B3F" w14:textId="77777777" w:rsidR="002655B6" w:rsidRPr="005954D6" w:rsidRDefault="002655B6" w:rsidP="006575B7">
      <w:pPr>
        <w:pStyle w:val="ProList"/>
        <w:rPr>
          <w:b/>
          <w:lang w:val="sr-Cyrl-RS"/>
        </w:rPr>
      </w:pPr>
      <w:r w:rsidRPr="005954D6">
        <w:rPr>
          <w:b/>
          <w:lang w:val="sr-Cyrl-RS"/>
        </w:rPr>
        <w:t>Назив СК:</w:t>
      </w:r>
      <w:r w:rsidRPr="005954D6">
        <w:rPr>
          <w:b/>
          <w:lang w:val="sr-Cyrl-RS"/>
        </w:rPr>
        <w:tab/>
      </w:r>
      <w:r w:rsidRPr="005954D6">
        <w:rPr>
          <w:lang w:val="sr-Cyrl-RS"/>
        </w:rPr>
        <w:t>Креирање новог форума</w:t>
      </w:r>
    </w:p>
    <w:p w14:paraId="231B338D" w14:textId="77777777" w:rsidR="002655B6" w:rsidRPr="005954D6" w:rsidRDefault="002655B6" w:rsidP="006575B7">
      <w:pPr>
        <w:pStyle w:val="ProList"/>
        <w:rPr>
          <w:lang w:val="sr-Cyrl-RS"/>
        </w:rPr>
      </w:pPr>
      <w:r w:rsidRPr="005954D6">
        <w:rPr>
          <w:b/>
          <w:lang w:val="sr-Cyrl-RS"/>
        </w:rPr>
        <w:t>Актери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Корисник</w:t>
      </w:r>
    </w:p>
    <w:p w14:paraId="65955C85" w14:textId="77777777" w:rsidR="002655B6" w:rsidRPr="005954D6" w:rsidRDefault="002655B6" w:rsidP="006575B7">
      <w:pPr>
        <w:pStyle w:val="ProList"/>
        <w:rPr>
          <w:lang w:val="sr-Cyrl-RS"/>
        </w:rPr>
      </w:pPr>
      <w:r w:rsidRPr="005954D6">
        <w:rPr>
          <w:b/>
          <w:lang w:val="sr-Cyrl-RS"/>
        </w:rPr>
        <w:t>Учесници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и </w:t>
      </w:r>
      <w:r w:rsidRPr="005954D6">
        <w:rPr>
          <w:b/>
          <w:lang w:val="sr-Cyrl-RS"/>
        </w:rPr>
        <w:t>корисник</w:t>
      </w:r>
    </w:p>
    <w:p w14:paraId="2E0B5247" w14:textId="03AA0CBB" w:rsidR="002655B6" w:rsidRPr="005954D6" w:rsidRDefault="002655B6" w:rsidP="006575B7">
      <w:pPr>
        <w:pStyle w:val="ProList"/>
        <w:rPr>
          <w:lang w:val="sr-Cyrl-RS"/>
        </w:rPr>
      </w:pPr>
      <w:r w:rsidRPr="005954D6">
        <w:rPr>
          <w:b/>
          <w:lang w:val="sr-Cyrl-RS"/>
        </w:rPr>
        <w:t>Предуслов: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Корисник</w:t>
      </w:r>
      <w:r w:rsidRPr="005954D6">
        <w:rPr>
          <w:lang w:val="sr-Cyrl-RS"/>
        </w:rPr>
        <w:t xml:space="preserve"> се улоговао у сајт и има дозволу за креирање форума</w:t>
      </w:r>
      <w:r w:rsidR="006575B7" w:rsidRPr="005954D6">
        <w:rPr>
          <w:lang w:val="sr-Cyrl-RS"/>
        </w:rPr>
        <w:t xml:space="preserve">. </w:t>
      </w:r>
      <w:r w:rsidR="006575B7" w:rsidRPr="005954D6">
        <w:rPr>
          <w:lang w:val="sr-Cyrl-RS"/>
        </w:rPr>
        <w:br/>
      </w:r>
      <w:r w:rsidRPr="005954D6">
        <w:rPr>
          <w:lang w:val="sr-Cyrl-RS"/>
        </w:rPr>
        <w:t>Учитана је листа форума и група</w:t>
      </w:r>
    </w:p>
    <w:p w14:paraId="03604038" w14:textId="77777777" w:rsidR="002655B6" w:rsidRPr="005954D6" w:rsidRDefault="002655B6" w:rsidP="002655B6">
      <w:pPr>
        <w:rPr>
          <w:b/>
          <w:lang w:val="sr-Cyrl-RS"/>
        </w:rPr>
      </w:pPr>
      <w:r w:rsidRPr="005954D6">
        <w:rPr>
          <w:b/>
          <w:lang w:val="sr-Cyrl-RS"/>
        </w:rPr>
        <w:t>Основни сценарио СК:</w:t>
      </w:r>
    </w:p>
    <w:p w14:paraId="1E8C5054" w14:textId="77777777" w:rsidR="002655B6" w:rsidRPr="005954D6" w:rsidRDefault="002655B6" w:rsidP="006575B7">
      <w:pPr>
        <w:pStyle w:val="Lista"/>
        <w:numPr>
          <w:ilvl w:val="0"/>
          <w:numId w:val="41"/>
        </w:numPr>
        <w:rPr>
          <w:lang w:val="sr-Cyrl-RS"/>
        </w:rPr>
      </w:pPr>
      <w:r w:rsidRPr="005954D6">
        <w:rPr>
          <w:b/>
          <w:lang w:val="sr-Cyrl-RS"/>
        </w:rPr>
        <w:t xml:space="preserve">Корисник </w:t>
      </w:r>
      <w:r w:rsidRPr="005954D6">
        <w:rPr>
          <w:u w:val="single"/>
          <w:lang w:val="sr-Cyrl-RS"/>
        </w:rPr>
        <w:t>бира</w:t>
      </w:r>
      <w:r w:rsidRPr="005954D6">
        <w:rPr>
          <w:lang w:val="sr-Cyrl-RS"/>
        </w:rPr>
        <w:t xml:space="preserve"> групу у којој жели да креира форум, и </w:t>
      </w:r>
      <w:r w:rsidRPr="005954D6">
        <w:rPr>
          <w:u w:val="single"/>
          <w:lang w:val="sr-Cyrl-RS"/>
        </w:rPr>
        <w:t>уноси</w:t>
      </w:r>
      <w:r w:rsidRPr="005954D6">
        <w:rPr>
          <w:lang w:val="sr-Cyrl-RS"/>
        </w:rPr>
        <w:t xml:space="preserve"> име форума. (АПУСО)</w:t>
      </w:r>
    </w:p>
    <w:p w14:paraId="07F271E6" w14:textId="77777777" w:rsidR="002655B6" w:rsidRPr="005954D6" w:rsidRDefault="002655B6" w:rsidP="006575B7">
      <w:pPr>
        <w:pStyle w:val="Lista"/>
        <w:rPr>
          <w:lang w:val="sr-Cyrl-RS"/>
        </w:rPr>
      </w:pPr>
      <w:r w:rsidRPr="005954D6">
        <w:rPr>
          <w:b/>
          <w:lang w:val="sr-Cyrl-RS"/>
        </w:rPr>
        <w:t xml:space="preserve">Корисник </w:t>
      </w:r>
      <w:r w:rsidRPr="005954D6">
        <w:rPr>
          <w:u w:val="single"/>
          <w:lang w:val="sr-Cyrl-RS"/>
        </w:rPr>
        <w:t xml:space="preserve">позива </w:t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да креира форум са унетим именом. (АПСО)</w:t>
      </w:r>
    </w:p>
    <w:p w14:paraId="7B082DB0" w14:textId="77777777" w:rsidR="002655B6" w:rsidRPr="005954D6" w:rsidRDefault="002655B6" w:rsidP="006575B7">
      <w:pPr>
        <w:pStyle w:val="Lista"/>
        <w:rPr>
          <w:lang w:val="sr-Cyrl-RS"/>
        </w:rPr>
      </w:pPr>
      <w:r w:rsidRPr="005954D6">
        <w:rPr>
          <w:b/>
          <w:lang w:val="sr-Cyrl-RS"/>
        </w:rPr>
        <w:t xml:space="preserve">Систем </w:t>
      </w:r>
      <w:r w:rsidRPr="005954D6">
        <w:rPr>
          <w:u w:val="single"/>
          <w:lang w:val="sr-Cyrl-RS"/>
        </w:rPr>
        <w:t>креира</w:t>
      </w:r>
      <w:r w:rsidRPr="005954D6">
        <w:rPr>
          <w:lang w:val="sr-Cyrl-RS"/>
        </w:rPr>
        <w:t xml:space="preserve"> нови форум са унетим именом и додељује му изабрану групу као родитеља. (СО)</w:t>
      </w:r>
    </w:p>
    <w:p w14:paraId="03CDAE6E" w14:textId="77777777" w:rsidR="002655B6" w:rsidRPr="005954D6" w:rsidRDefault="002655B6" w:rsidP="006575B7">
      <w:pPr>
        <w:pStyle w:val="Lista"/>
        <w:rPr>
          <w:lang w:val="sr-Cyrl-RS"/>
        </w:rPr>
      </w:pPr>
      <w:r w:rsidRPr="005954D6">
        <w:rPr>
          <w:b/>
          <w:lang w:val="sr-Cyrl-RS"/>
        </w:rPr>
        <w:t xml:space="preserve">Систем </w:t>
      </w:r>
      <w:r w:rsidRPr="005954D6">
        <w:rPr>
          <w:u w:val="single"/>
          <w:lang w:val="sr-Cyrl-RS"/>
        </w:rPr>
        <w:t>враћа</w:t>
      </w:r>
      <w:r w:rsidRPr="005954D6">
        <w:rPr>
          <w:lang w:val="sr-Cyrl-RS"/>
        </w:rPr>
        <w:t xml:space="preserve"> листу форума и група на којој ће креирани форум бити приказан на дну жељене групе. (ИА)</w:t>
      </w:r>
    </w:p>
    <w:p w14:paraId="04A95E3F" w14:textId="58DBD71E" w:rsidR="002655B6" w:rsidRPr="005954D6" w:rsidRDefault="004A5673" w:rsidP="002655B6">
      <w:pPr>
        <w:rPr>
          <w:lang w:val="sr-Cyrl-RS"/>
        </w:rPr>
      </w:pPr>
      <w:r w:rsidRPr="005954D6">
        <w:rPr>
          <w:noProof/>
          <w:lang w:val="sr-Cyrl-RS"/>
        </w:rPr>
        <w:drawing>
          <wp:inline distT="0" distB="0" distL="0" distR="0" wp14:anchorId="63A9C08C" wp14:editId="4684346B">
            <wp:extent cx="6297295" cy="1438910"/>
            <wp:effectExtent l="0" t="0" r="0" b="0"/>
            <wp:docPr id="52" name="Слика 52" descr="kfor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kforum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3DE41" w14:textId="1ACECE49" w:rsidR="006575B7" w:rsidRPr="005954D6" w:rsidRDefault="004A5673" w:rsidP="006575B7">
      <w:pPr>
        <w:jc w:val="center"/>
        <w:rPr>
          <w:lang w:val="sr-Cyrl-RS"/>
        </w:rPr>
      </w:pPr>
      <w:r w:rsidRPr="005954D6">
        <w:rPr>
          <w:noProof/>
          <w:lang w:val="sr-Cyrl-RS"/>
        </w:rPr>
        <w:drawing>
          <wp:inline distT="0" distB="0" distL="0" distR="0" wp14:anchorId="388C251D" wp14:editId="62A97A89">
            <wp:extent cx="4540250" cy="1701800"/>
            <wp:effectExtent l="0" t="0" r="0" b="0"/>
            <wp:docPr id="53" name="Слика 53" descr="k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kff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9FC2E" w14:textId="77777777" w:rsidR="006575B7" w:rsidRPr="005954D6" w:rsidRDefault="006575B7" w:rsidP="006575B7">
      <w:pPr>
        <w:jc w:val="center"/>
        <w:rPr>
          <w:lang w:val="sr-Cyrl-RS"/>
        </w:rPr>
      </w:pPr>
    </w:p>
    <w:p w14:paraId="60EC5C28" w14:textId="4A401B40" w:rsidR="006575B7" w:rsidRPr="005954D6" w:rsidRDefault="004A5673" w:rsidP="006575B7">
      <w:pPr>
        <w:jc w:val="left"/>
        <w:rPr>
          <w:lang w:val="sr-Cyrl-RS"/>
        </w:rPr>
      </w:pPr>
      <w:r w:rsidRPr="005954D6">
        <w:rPr>
          <w:noProof/>
          <w:lang w:val="sr-Cyrl-RS"/>
        </w:rPr>
        <w:lastRenderedPageBreak/>
        <w:drawing>
          <wp:inline distT="0" distB="0" distL="0" distR="0" wp14:anchorId="39019A9A" wp14:editId="51E7F21D">
            <wp:extent cx="6297295" cy="1637665"/>
            <wp:effectExtent l="0" t="0" r="0" b="0"/>
            <wp:docPr id="54" name="Слика 54" descr="f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fkr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80D51" w14:textId="77777777" w:rsidR="00182A6D" w:rsidRPr="005954D6" w:rsidRDefault="00182A6D" w:rsidP="00182A6D">
      <w:pPr>
        <w:rPr>
          <w:b/>
          <w:lang w:val="sr-Cyrl-RS"/>
        </w:rPr>
      </w:pPr>
      <w:r w:rsidRPr="005954D6">
        <w:rPr>
          <w:b/>
          <w:lang w:val="sr-Cyrl-RS"/>
        </w:rPr>
        <w:t xml:space="preserve"> Алтернативни сценарији:</w:t>
      </w:r>
    </w:p>
    <w:p w14:paraId="05739EF7" w14:textId="77777777" w:rsidR="00182A6D" w:rsidRPr="005954D6" w:rsidRDefault="00182A6D" w:rsidP="00182A6D">
      <w:pPr>
        <w:pStyle w:val="AltScen"/>
        <w:rPr>
          <w:lang w:val="sr-Cyrl-RS"/>
        </w:rPr>
      </w:pPr>
      <w:r w:rsidRPr="005954D6">
        <w:rPr>
          <w:lang w:val="sr-Cyrl-RS"/>
        </w:rPr>
        <w:t>4.1</w:t>
      </w:r>
      <w:r w:rsidRPr="005954D6">
        <w:rPr>
          <w:lang w:val="sr-Cyrl-RS"/>
        </w:rPr>
        <w:tab/>
        <w:t>Ако унето име не задовољава правила валидације биће враћена форма за унос са грешком</w:t>
      </w:r>
    </w:p>
    <w:p w14:paraId="2EB914EB" w14:textId="158AEB40" w:rsidR="006575B7" w:rsidRPr="005954D6" w:rsidRDefault="004A5673" w:rsidP="00182A6D">
      <w:pPr>
        <w:jc w:val="center"/>
        <w:rPr>
          <w:lang w:val="sr-Cyrl-RS"/>
        </w:rPr>
      </w:pPr>
      <w:r w:rsidRPr="005954D6">
        <w:rPr>
          <w:noProof/>
          <w:lang w:val="sr-Cyrl-RS"/>
        </w:rPr>
        <w:drawing>
          <wp:inline distT="0" distB="0" distL="0" distR="0" wp14:anchorId="15525A0F" wp14:editId="08B1515C">
            <wp:extent cx="4429125" cy="1630045"/>
            <wp:effectExtent l="0" t="0" r="0" b="0"/>
            <wp:docPr id="55" name="Слика 55" descr="f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fk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A77E5" w14:textId="77777777" w:rsidR="00182A6D" w:rsidRPr="005954D6" w:rsidRDefault="00182A6D" w:rsidP="002655B6">
      <w:pPr>
        <w:rPr>
          <w:lang w:val="sr-Cyrl-RS"/>
        </w:rPr>
      </w:pPr>
    </w:p>
    <w:p w14:paraId="709157C6" w14:textId="77777777" w:rsidR="002655B6" w:rsidRPr="005954D6" w:rsidRDefault="002655B6" w:rsidP="002655B6">
      <w:pPr>
        <w:rPr>
          <w:lang w:val="sr-Cyrl-RS"/>
        </w:rPr>
      </w:pPr>
      <w:r w:rsidRPr="005954D6">
        <w:rPr>
          <w:lang w:val="sr-Cyrl-RS"/>
        </w:rPr>
        <w:t>СК 11: Измена корисничких улога</w:t>
      </w:r>
    </w:p>
    <w:p w14:paraId="12E12C50" w14:textId="77777777" w:rsidR="002655B6" w:rsidRPr="005954D6" w:rsidRDefault="002655B6" w:rsidP="00182A6D">
      <w:pPr>
        <w:pStyle w:val="ProList"/>
        <w:rPr>
          <w:b/>
          <w:lang w:val="sr-Cyrl-RS"/>
        </w:rPr>
      </w:pPr>
      <w:r w:rsidRPr="005954D6">
        <w:rPr>
          <w:b/>
          <w:lang w:val="sr-Cyrl-RS"/>
        </w:rPr>
        <w:t>Назив СК:</w:t>
      </w:r>
      <w:r w:rsidRPr="005954D6">
        <w:rPr>
          <w:b/>
          <w:lang w:val="sr-Cyrl-RS"/>
        </w:rPr>
        <w:tab/>
      </w:r>
      <w:r w:rsidRPr="005954D6">
        <w:rPr>
          <w:lang w:val="sr-Cyrl-RS"/>
        </w:rPr>
        <w:t>Измена корисничких привилегија</w:t>
      </w:r>
    </w:p>
    <w:p w14:paraId="636DA365" w14:textId="77777777" w:rsidR="002655B6" w:rsidRPr="005954D6" w:rsidRDefault="002655B6" w:rsidP="00182A6D">
      <w:pPr>
        <w:pStyle w:val="ProList"/>
        <w:rPr>
          <w:lang w:val="sr-Cyrl-RS"/>
        </w:rPr>
      </w:pPr>
      <w:r w:rsidRPr="005954D6">
        <w:rPr>
          <w:b/>
          <w:lang w:val="sr-Cyrl-RS"/>
        </w:rPr>
        <w:t>Актери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Корисник</w:t>
      </w:r>
    </w:p>
    <w:p w14:paraId="00224B96" w14:textId="77777777" w:rsidR="002655B6" w:rsidRPr="005954D6" w:rsidRDefault="002655B6" w:rsidP="00182A6D">
      <w:pPr>
        <w:pStyle w:val="ProList"/>
        <w:rPr>
          <w:lang w:val="sr-Cyrl-RS"/>
        </w:rPr>
      </w:pPr>
      <w:r w:rsidRPr="005954D6">
        <w:rPr>
          <w:b/>
          <w:lang w:val="sr-Cyrl-RS"/>
        </w:rPr>
        <w:t>Учесници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и </w:t>
      </w:r>
      <w:r w:rsidRPr="005954D6">
        <w:rPr>
          <w:b/>
          <w:lang w:val="sr-Cyrl-RS"/>
        </w:rPr>
        <w:t>корисник</w:t>
      </w:r>
    </w:p>
    <w:p w14:paraId="3EBA7091" w14:textId="77777777" w:rsidR="002655B6" w:rsidRPr="005954D6" w:rsidRDefault="002655B6" w:rsidP="00182A6D">
      <w:pPr>
        <w:pStyle w:val="ProList"/>
        <w:rPr>
          <w:lang w:val="sr-Cyrl-RS"/>
        </w:rPr>
      </w:pPr>
      <w:r w:rsidRPr="005954D6">
        <w:rPr>
          <w:b/>
          <w:lang w:val="sr-Cyrl-RS"/>
        </w:rPr>
        <w:t>Предуслов: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Корисник</w:t>
      </w:r>
      <w:r w:rsidRPr="005954D6">
        <w:rPr>
          <w:lang w:val="sr-Cyrl-RS"/>
        </w:rPr>
        <w:t xml:space="preserve"> се улоговао у сајт и има дозволу за промену улога индивидуалних корисника</w:t>
      </w:r>
      <w:r w:rsidRPr="005954D6">
        <w:rPr>
          <w:lang w:val="sr-Cyrl-RS"/>
        </w:rPr>
        <w:br/>
      </w:r>
      <w:r w:rsidRPr="005954D6">
        <w:rPr>
          <w:b/>
          <w:lang w:val="sr-Cyrl-RS"/>
        </w:rPr>
        <w:t>Корисник</w:t>
      </w:r>
      <w:r w:rsidRPr="005954D6">
        <w:rPr>
          <w:lang w:val="sr-Cyrl-RS"/>
        </w:rPr>
        <w:t xml:space="preserve"> је отворио страницу профила жељног корисника, учитана је листа постојећих улога.</w:t>
      </w:r>
    </w:p>
    <w:p w14:paraId="117D3190" w14:textId="77777777" w:rsidR="002655B6" w:rsidRPr="005954D6" w:rsidRDefault="002655B6" w:rsidP="002655B6">
      <w:pPr>
        <w:rPr>
          <w:b/>
          <w:lang w:val="sr-Cyrl-RS"/>
        </w:rPr>
      </w:pPr>
      <w:r w:rsidRPr="005954D6">
        <w:rPr>
          <w:b/>
          <w:lang w:val="sr-Cyrl-RS"/>
        </w:rPr>
        <w:t>Основни сценарио СК:</w:t>
      </w:r>
    </w:p>
    <w:p w14:paraId="0AE31CBC" w14:textId="77777777" w:rsidR="002655B6" w:rsidRPr="005954D6" w:rsidRDefault="002655B6" w:rsidP="00182A6D">
      <w:pPr>
        <w:pStyle w:val="Lista"/>
        <w:rPr>
          <w:lang w:val="sr-Cyrl-RS"/>
        </w:rPr>
      </w:pPr>
      <w:r w:rsidRPr="005954D6">
        <w:rPr>
          <w:b/>
          <w:lang w:val="sr-Cyrl-RS"/>
        </w:rPr>
        <w:t xml:space="preserve">Корисник </w:t>
      </w:r>
      <w:r w:rsidRPr="005954D6">
        <w:rPr>
          <w:u w:val="single"/>
          <w:lang w:val="sr-Cyrl-RS"/>
        </w:rPr>
        <w:t>бира</w:t>
      </w:r>
      <w:r w:rsidRPr="005954D6">
        <w:rPr>
          <w:lang w:val="sr-Cyrl-RS"/>
        </w:rPr>
        <w:t xml:space="preserve"> једну од понуђених улога. (АПУСО)</w:t>
      </w:r>
    </w:p>
    <w:p w14:paraId="45D20D59" w14:textId="77777777" w:rsidR="002655B6" w:rsidRPr="005954D6" w:rsidRDefault="002655B6" w:rsidP="00182A6D">
      <w:pPr>
        <w:pStyle w:val="Lista"/>
        <w:numPr>
          <w:ilvl w:val="0"/>
          <w:numId w:val="42"/>
        </w:numPr>
        <w:rPr>
          <w:lang w:val="sr-Cyrl-RS"/>
        </w:rPr>
      </w:pPr>
      <w:r w:rsidRPr="005954D6">
        <w:rPr>
          <w:b/>
          <w:lang w:val="sr-Cyrl-RS"/>
        </w:rPr>
        <w:t xml:space="preserve">Корисник </w:t>
      </w:r>
      <w:r w:rsidRPr="005954D6">
        <w:rPr>
          <w:u w:val="single"/>
          <w:lang w:val="sr-Cyrl-RS"/>
        </w:rPr>
        <w:t xml:space="preserve">позива </w:t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да промени улогу изабраног корисника. (АПСО)</w:t>
      </w:r>
    </w:p>
    <w:p w14:paraId="2656D9E3" w14:textId="77777777" w:rsidR="002655B6" w:rsidRPr="005954D6" w:rsidRDefault="002655B6" w:rsidP="00182A6D">
      <w:pPr>
        <w:pStyle w:val="Lista"/>
        <w:rPr>
          <w:lang w:val="sr-Cyrl-RS"/>
        </w:rPr>
      </w:pPr>
      <w:r w:rsidRPr="005954D6">
        <w:rPr>
          <w:b/>
          <w:lang w:val="sr-Cyrl-RS"/>
        </w:rPr>
        <w:t xml:space="preserve">Систем </w:t>
      </w:r>
      <w:r w:rsidRPr="005954D6">
        <w:rPr>
          <w:u w:val="single"/>
          <w:lang w:val="sr-Cyrl-RS"/>
        </w:rPr>
        <w:t>мења</w:t>
      </w:r>
      <w:r w:rsidRPr="005954D6">
        <w:rPr>
          <w:lang w:val="sr-Cyrl-RS"/>
        </w:rPr>
        <w:t xml:space="preserve"> улогу изабраног корисника у изабрану улогу. (СО)</w:t>
      </w:r>
    </w:p>
    <w:p w14:paraId="6CF1A909" w14:textId="77777777" w:rsidR="002655B6" w:rsidRPr="005954D6" w:rsidRDefault="002655B6" w:rsidP="00182A6D">
      <w:pPr>
        <w:pStyle w:val="Lista"/>
        <w:rPr>
          <w:lang w:val="sr-Cyrl-RS"/>
        </w:rPr>
      </w:pPr>
      <w:r w:rsidRPr="005954D6">
        <w:rPr>
          <w:b/>
          <w:lang w:val="sr-Cyrl-RS"/>
        </w:rPr>
        <w:t xml:space="preserve">Систем </w:t>
      </w:r>
      <w:r w:rsidRPr="005954D6">
        <w:rPr>
          <w:u w:val="single"/>
          <w:lang w:val="sr-Cyrl-RS"/>
        </w:rPr>
        <w:t xml:space="preserve">враћа </w:t>
      </w:r>
      <w:r w:rsidRPr="005954D6">
        <w:rPr>
          <w:lang w:val="sr-Cyrl-RS"/>
        </w:rPr>
        <w:t>поруку да је операција успешно извршена. (ИА)</w:t>
      </w:r>
    </w:p>
    <w:p w14:paraId="0DEEBABB" w14:textId="21837AD9" w:rsidR="002655B6" w:rsidRPr="005954D6" w:rsidRDefault="004A5673" w:rsidP="00182A6D">
      <w:pPr>
        <w:jc w:val="center"/>
        <w:rPr>
          <w:lang w:val="sr-Cyrl-RS"/>
        </w:rPr>
      </w:pPr>
      <w:r w:rsidRPr="005954D6">
        <w:rPr>
          <w:noProof/>
          <w:lang w:val="sr-Cyrl-RS"/>
        </w:rPr>
        <w:drawing>
          <wp:inline distT="0" distB="0" distL="0" distR="0" wp14:anchorId="1A56753D" wp14:editId="2C38FE60">
            <wp:extent cx="4357370" cy="1605915"/>
            <wp:effectExtent l="0" t="0" r="0" b="0"/>
            <wp:docPr id="56" name="Слика 56" descr="корисн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корисник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37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9A806" w14:textId="4AAEA008" w:rsidR="00182A6D" w:rsidRPr="005954D6" w:rsidRDefault="004A5673" w:rsidP="00182A6D">
      <w:pPr>
        <w:jc w:val="center"/>
        <w:rPr>
          <w:lang w:val="sr-Cyrl-RS"/>
        </w:rPr>
      </w:pPr>
      <w:r w:rsidRPr="005954D6">
        <w:rPr>
          <w:noProof/>
          <w:lang w:val="sr-Cyrl-RS"/>
        </w:rPr>
        <w:lastRenderedPageBreak/>
        <w:drawing>
          <wp:inline distT="0" distB="0" distL="0" distR="0" wp14:anchorId="173AF016" wp14:editId="27DC54D1">
            <wp:extent cx="4357370" cy="1916430"/>
            <wp:effectExtent l="0" t="0" r="0" b="0"/>
            <wp:docPr id="57" name="Слика 57" descr="ulogapr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ulogaprom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37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E402C" w14:textId="77777777" w:rsidR="002655B6" w:rsidRPr="005954D6" w:rsidRDefault="002655B6" w:rsidP="002655B6">
      <w:pPr>
        <w:rPr>
          <w:lang w:val="sr-Cyrl-RS"/>
        </w:rPr>
      </w:pPr>
      <w:r w:rsidRPr="005954D6">
        <w:rPr>
          <w:lang w:val="sr-Cyrl-RS"/>
        </w:rPr>
        <w:t>СК 12: Измена дозвола на корисничким улогама</w:t>
      </w:r>
    </w:p>
    <w:p w14:paraId="7870A036" w14:textId="77777777" w:rsidR="002655B6" w:rsidRPr="005954D6" w:rsidRDefault="002655B6" w:rsidP="00182A6D">
      <w:pPr>
        <w:pStyle w:val="ProList"/>
        <w:rPr>
          <w:b/>
          <w:lang w:val="sr-Cyrl-RS"/>
        </w:rPr>
      </w:pPr>
      <w:r w:rsidRPr="005954D6">
        <w:rPr>
          <w:b/>
          <w:lang w:val="sr-Cyrl-RS"/>
        </w:rPr>
        <w:t>Назив СК:</w:t>
      </w:r>
      <w:r w:rsidRPr="005954D6">
        <w:rPr>
          <w:b/>
          <w:lang w:val="sr-Cyrl-RS"/>
        </w:rPr>
        <w:tab/>
      </w:r>
      <w:r w:rsidRPr="005954D6">
        <w:rPr>
          <w:lang w:val="sr-Cyrl-RS"/>
        </w:rPr>
        <w:t>Измена дозвола на корисничким улогама</w:t>
      </w:r>
    </w:p>
    <w:p w14:paraId="13BF3BB8" w14:textId="77777777" w:rsidR="002655B6" w:rsidRPr="005954D6" w:rsidRDefault="002655B6" w:rsidP="00182A6D">
      <w:pPr>
        <w:pStyle w:val="ProList"/>
        <w:rPr>
          <w:lang w:val="sr-Cyrl-RS"/>
        </w:rPr>
      </w:pPr>
      <w:r w:rsidRPr="005954D6">
        <w:rPr>
          <w:b/>
          <w:lang w:val="sr-Cyrl-RS"/>
        </w:rPr>
        <w:t>Актери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Корисник</w:t>
      </w:r>
    </w:p>
    <w:p w14:paraId="2A62BE50" w14:textId="77777777" w:rsidR="002655B6" w:rsidRPr="005954D6" w:rsidRDefault="002655B6" w:rsidP="00182A6D">
      <w:pPr>
        <w:pStyle w:val="ProList"/>
        <w:rPr>
          <w:lang w:val="sr-Cyrl-RS"/>
        </w:rPr>
      </w:pPr>
      <w:r w:rsidRPr="005954D6">
        <w:rPr>
          <w:b/>
          <w:lang w:val="sr-Cyrl-RS"/>
        </w:rPr>
        <w:t>Учесници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и </w:t>
      </w:r>
      <w:r w:rsidRPr="005954D6">
        <w:rPr>
          <w:b/>
          <w:lang w:val="sr-Cyrl-RS"/>
        </w:rPr>
        <w:t>корисник</w:t>
      </w:r>
    </w:p>
    <w:p w14:paraId="292BCCF2" w14:textId="77777777" w:rsidR="002655B6" w:rsidRPr="005954D6" w:rsidRDefault="002655B6" w:rsidP="00182A6D">
      <w:pPr>
        <w:pStyle w:val="ProList"/>
        <w:rPr>
          <w:lang w:val="sr-Cyrl-RS"/>
        </w:rPr>
      </w:pPr>
      <w:r w:rsidRPr="005954D6">
        <w:rPr>
          <w:b/>
          <w:lang w:val="sr-Cyrl-RS"/>
        </w:rPr>
        <w:t>Предуслов: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Корисник</w:t>
      </w:r>
      <w:r w:rsidRPr="005954D6">
        <w:rPr>
          <w:lang w:val="sr-Cyrl-RS"/>
        </w:rPr>
        <w:t xml:space="preserve"> се улоговао у сајт и има дозволу за измене дозвола на корисничким улогама</w:t>
      </w:r>
      <w:r w:rsidRPr="005954D6">
        <w:rPr>
          <w:lang w:val="sr-Cyrl-RS"/>
        </w:rPr>
        <w:br/>
      </w:r>
      <w:r w:rsidRPr="005954D6">
        <w:rPr>
          <w:b/>
          <w:lang w:val="sr-Cyrl-RS"/>
        </w:rPr>
        <w:t>Учитана је листа корисничких улога</w:t>
      </w:r>
    </w:p>
    <w:p w14:paraId="10621724" w14:textId="77777777" w:rsidR="002655B6" w:rsidRPr="005954D6" w:rsidRDefault="002655B6" w:rsidP="002655B6">
      <w:pPr>
        <w:rPr>
          <w:b/>
          <w:lang w:val="sr-Cyrl-RS"/>
        </w:rPr>
      </w:pPr>
      <w:r w:rsidRPr="005954D6">
        <w:rPr>
          <w:b/>
          <w:lang w:val="sr-Cyrl-RS"/>
        </w:rPr>
        <w:t>Основни сценарио СК:</w:t>
      </w:r>
    </w:p>
    <w:p w14:paraId="1E1E6E89" w14:textId="77777777" w:rsidR="002655B6" w:rsidRPr="005954D6" w:rsidRDefault="002655B6" w:rsidP="00182A6D">
      <w:pPr>
        <w:pStyle w:val="Lista"/>
        <w:numPr>
          <w:ilvl w:val="0"/>
          <w:numId w:val="43"/>
        </w:numPr>
        <w:rPr>
          <w:lang w:val="sr-Cyrl-RS"/>
        </w:rPr>
      </w:pPr>
      <w:r w:rsidRPr="005954D6">
        <w:rPr>
          <w:b/>
          <w:lang w:val="sr-Cyrl-RS"/>
        </w:rPr>
        <w:t xml:space="preserve">Корисник </w:t>
      </w:r>
      <w:r w:rsidRPr="005954D6">
        <w:rPr>
          <w:u w:val="single"/>
          <w:lang w:val="sr-Cyrl-RS"/>
        </w:rPr>
        <w:t>бира</w:t>
      </w:r>
      <w:r w:rsidRPr="005954D6">
        <w:rPr>
          <w:lang w:val="sr-Cyrl-RS"/>
        </w:rPr>
        <w:t xml:space="preserve"> улогу коју жели да измени. (АПУСО)</w:t>
      </w:r>
    </w:p>
    <w:p w14:paraId="108348ED" w14:textId="77777777" w:rsidR="002655B6" w:rsidRPr="005954D6" w:rsidRDefault="002655B6" w:rsidP="00182A6D">
      <w:pPr>
        <w:pStyle w:val="Lista"/>
        <w:rPr>
          <w:lang w:val="sr-Cyrl-RS"/>
        </w:rPr>
      </w:pPr>
      <w:r w:rsidRPr="005954D6">
        <w:rPr>
          <w:b/>
          <w:lang w:val="sr-Cyrl-RS"/>
        </w:rPr>
        <w:t xml:space="preserve">Корисник </w:t>
      </w:r>
      <w:r w:rsidRPr="005954D6">
        <w:rPr>
          <w:u w:val="single"/>
          <w:lang w:val="sr-Cyrl-RS"/>
        </w:rPr>
        <w:t>позива</w:t>
      </w:r>
      <w:r w:rsidRPr="005954D6">
        <w:rPr>
          <w:lang w:val="sr-Cyrl-RS"/>
        </w:rPr>
        <w:t xml:space="preserve"> систем да врати статусе свих дозвола за изабрану улогу. (АПСО)</w:t>
      </w:r>
    </w:p>
    <w:p w14:paraId="179166B2" w14:textId="77777777" w:rsidR="002655B6" w:rsidRPr="005954D6" w:rsidRDefault="002655B6" w:rsidP="00182A6D">
      <w:pPr>
        <w:pStyle w:val="Lista"/>
        <w:rPr>
          <w:lang w:val="sr-Cyrl-RS"/>
        </w:rPr>
      </w:pPr>
      <w:r w:rsidRPr="005954D6">
        <w:rPr>
          <w:b/>
          <w:lang w:val="sr-Cyrl-RS"/>
        </w:rPr>
        <w:t xml:space="preserve">Систем </w:t>
      </w:r>
      <w:r w:rsidRPr="005954D6">
        <w:rPr>
          <w:u w:val="single"/>
          <w:lang w:val="sr-Cyrl-RS"/>
        </w:rPr>
        <w:t>враћа</w:t>
      </w:r>
      <w:r w:rsidRPr="005954D6">
        <w:rPr>
          <w:lang w:val="sr-Cyrl-RS"/>
        </w:rPr>
        <w:t xml:space="preserve"> страницу са статусима дозвола. (ИА)</w:t>
      </w:r>
    </w:p>
    <w:p w14:paraId="239797B7" w14:textId="12C60048" w:rsidR="002E5B2A" w:rsidRPr="005954D6" w:rsidRDefault="004A5673" w:rsidP="002E5B2A">
      <w:pPr>
        <w:rPr>
          <w:lang w:val="sr-Cyrl-RS"/>
        </w:rPr>
      </w:pPr>
      <w:r w:rsidRPr="005954D6">
        <w:rPr>
          <w:noProof/>
          <w:lang w:val="sr-Cyrl-RS"/>
        </w:rPr>
        <w:drawing>
          <wp:inline distT="0" distB="0" distL="0" distR="0" wp14:anchorId="36EE2644" wp14:editId="6DA94B98">
            <wp:extent cx="2759075" cy="2298065"/>
            <wp:effectExtent l="0" t="0" r="0" b="0"/>
            <wp:docPr id="58" name="Слика 58" descr="ulo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ulog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07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0FAA" w:rsidRPr="005954D6">
        <w:rPr>
          <w:lang w:val="sr-Cyrl-RS"/>
        </w:rPr>
        <w:t xml:space="preserve"> </w:t>
      </w:r>
      <w:r w:rsidRPr="005954D6">
        <w:rPr>
          <w:noProof/>
          <w:lang w:val="sr-Cyrl-RS"/>
        </w:rPr>
        <w:drawing>
          <wp:inline distT="0" distB="0" distL="0" distR="0" wp14:anchorId="202BF5B7" wp14:editId="7A03AD72">
            <wp:extent cx="3498850" cy="3522345"/>
            <wp:effectExtent l="0" t="0" r="0" b="0"/>
            <wp:docPr id="59" name="Слика 59" descr="dozv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dozvole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D6FCA" w14:textId="77777777" w:rsidR="002655B6" w:rsidRPr="005954D6" w:rsidRDefault="002655B6" w:rsidP="00177BF3">
      <w:pPr>
        <w:pStyle w:val="Lista"/>
        <w:rPr>
          <w:lang w:val="sr-Cyrl-RS"/>
        </w:rPr>
      </w:pPr>
      <w:r w:rsidRPr="005954D6">
        <w:rPr>
          <w:b/>
          <w:lang w:val="sr-Cyrl-RS"/>
        </w:rPr>
        <w:t xml:space="preserve">Корисник </w:t>
      </w:r>
      <w:r w:rsidRPr="005954D6">
        <w:rPr>
          <w:u w:val="single"/>
          <w:lang w:val="sr-Cyrl-RS"/>
        </w:rPr>
        <w:t>бира</w:t>
      </w:r>
      <w:r w:rsidRPr="005954D6">
        <w:rPr>
          <w:lang w:val="sr-Cyrl-RS"/>
        </w:rPr>
        <w:t xml:space="preserve"> дозволу коју жели да дода или одузме. (АПУСО).</w:t>
      </w:r>
    </w:p>
    <w:p w14:paraId="445669E8" w14:textId="77777777" w:rsidR="002655B6" w:rsidRPr="005954D6" w:rsidRDefault="002655B6" w:rsidP="00177BF3">
      <w:pPr>
        <w:pStyle w:val="Lista"/>
        <w:rPr>
          <w:lang w:val="sr-Cyrl-RS"/>
        </w:rPr>
      </w:pPr>
      <w:r w:rsidRPr="005954D6">
        <w:rPr>
          <w:b/>
          <w:lang w:val="sr-Cyrl-RS"/>
        </w:rPr>
        <w:t xml:space="preserve">Корисник </w:t>
      </w:r>
      <w:r w:rsidRPr="005954D6">
        <w:rPr>
          <w:u w:val="single"/>
          <w:lang w:val="sr-Cyrl-RS"/>
        </w:rPr>
        <w:t xml:space="preserve">позива </w:t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да улози дода (одузме) бирану дозволу. (АПСО)</w:t>
      </w:r>
    </w:p>
    <w:p w14:paraId="4229B4BC" w14:textId="77777777" w:rsidR="002655B6" w:rsidRPr="005954D6" w:rsidRDefault="002655B6" w:rsidP="00182A6D">
      <w:pPr>
        <w:pStyle w:val="Lista"/>
        <w:rPr>
          <w:lang w:val="sr-Cyrl-RS"/>
        </w:rPr>
      </w:pPr>
      <w:r w:rsidRPr="005954D6">
        <w:rPr>
          <w:b/>
          <w:lang w:val="sr-Cyrl-RS"/>
        </w:rPr>
        <w:t xml:space="preserve">Систем </w:t>
      </w:r>
      <w:r w:rsidRPr="005954D6">
        <w:rPr>
          <w:u w:val="single"/>
          <w:lang w:val="sr-Cyrl-RS"/>
        </w:rPr>
        <w:t>мења</w:t>
      </w:r>
      <w:r w:rsidRPr="005954D6">
        <w:rPr>
          <w:lang w:val="sr-Cyrl-RS"/>
        </w:rPr>
        <w:t xml:space="preserve"> статус изабране дозволе на изабраној улози. (СО)</w:t>
      </w:r>
    </w:p>
    <w:p w14:paraId="550766C3" w14:textId="77777777" w:rsidR="002655B6" w:rsidRPr="005954D6" w:rsidRDefault="002655B6" w:rsidP="00182A6D">
      <w:pPr>
        <w:pStyle w:val="Lista"/>
        <w:rPr>
          <w:lang w:val="sr-Cyrl-RS"/>
        </w:rPr>
      </w:pPr>
      <w:r w:rsidRPr="005954D6">
        <w:rPr>
          <w:b/>
          <w:lang w:val="sr-Cyrl-RS"/>
        </w:rPr>
        <w:t xml:space="preserve">Систем </w:t>
      </w:r>
      <w:r w:rsidRPr="005954D6">
        <w:rPr>
          <w:u w:val="single"/>
          <w:lang w:val="sr-Cyrl-RS"/>
        </w:rPr>
        <w:t>враћа</w:t>
      </w:r>
      <w:r w:rsidRPr="005954D6">
        <w:rPr>
          <w:lang w:val="sr-Cyrl-RS"/>
        </w:rPr>
        <w:t xml:space="preserve"> поруку да је операција успешно извршена. (ИА)</w:t>
      </w:r>
    </w:p>
    <w:p w14:paraId="17FE3836" w14:textId="6DC515A8" w:rsidR="002655B6" w:rsidRPr="005954D6" w:rsidRDefault="004A5673" w:rsidP="00B60FAA">
      <w:pPr>
        <w:jc w:val="center"/>
        <w:rPr>
          <w:lang w:val="sr-Cyrl-RS"/>
        </w:rPr>
      </w:pPr>
      <w:r w:rsidRPr="005954D6">
        <w:rPr>
          <w:noProof/>
          <w:lang w:val="sr-Cyrl-RS"/>
        </w:rPr>
        <w:lastRenderedPageBreak/>
        <w:drawing>
          <wp:inline distT="0" distB="0" distL="0" distR="0" wp14:anchorId="2D3BE81B" wp14:editId="22F6B687">
            <wp:extent cx="3784600" cy="4492625"/>
            <wp:effectExtent l="0" t="0" r="0" b="0"/>
            <wp:docPr id="60" name="Слика 60" descr="dozvole promenje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dozvole promenjen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449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9204B" w14:textId="77777777" w:rsidR="007C2A13" w:rsidRPr="005954D6" w:rsidRDefault="007C2A13" w:rsidP="002655B6">
      <w:pPr>
        <w:rPr>
          <w:lang w:val="sr-Cyrl-RS"/>
        </w:rPr>
      </w:pPr>
    </w:p>
    <w:p w14:paraId="0EBF1C47" w14:textId="77777777" w:rsidR="002655B6" w:rsidRPr="005954D6" w:rsidRDefault="002655B6" w:rsidP="002655B6">
      <w:pPr>
        <w:rPr>
          <w:lang w:val="sr-Cyrl-RS"/>
        </w:rPr>
      </w:pPr>
      <w:r w:rsidRPr="005954D6">
        <w:rPr>
          <w:lang w:val="sr-Cyrl-RS"/>
        </w:rPr>
        <w:t>СК 13: Додавање нових корисничких улога</w:t>
      </w:r>
    </w:p>
    <w:p w14:paraId="54AC8D29" w14:textId="77777777" w:rsidR="002655B6" w:rsidRPr="005954D6" w:rsidRDefault="002655B6" w:rsidP="002E5B2A">
      <w:pPr>
        <w:pStyle w:val="ProList"/>
        <w:rPr>
          <w:b/>
          <w:lang w:val="sr-Cyrl-RS"/>
        </w:rPr>
      </w:pPr>
      <w:r w:rsidRPr="005954D6">
        <w:rPr>
          <w:b/>
          <w:lang w:val="sr-Cyrl-RS"/>
        </w:rPr>
        <w:t>Назив СК:</w:t>
      </w:r>
      <w:r w:rsidRPr="005954D6">
        <w:rPr>
          <w:b/>
          <w:lang w:val="sr-Cyrl-RS"/>
        </w:rPr>
        <w:tab/>
      </w:r>
      <w:r w:rsidRPr="005954D6">
        <w:rPr>
          <w:lang w:val="sr-Cyrl-RS"/>
        </w:rPr>
        <w:t>Измена дозвола на корисничким улогама</w:t>
      </w:r>
    </w:p>
    <w:p w14:paraId="7AB02EAA" w14:textId="77777777" w:rsidR="002655B6" w:rsidRPr="005954D6" w:rsidRDefault="002655B6" w:rsidP="002E5B2A">
      <w:pPr>
        <w:pStyle w:val="ProList"/>
        <w:rPr>
          <w:lang w:val="sr-Cyrl-RS"/>
        </w:rPr>
      </w:pPr>
      <w:r w:rsidRPr="005954D6">
        <w:rPr>
          <w:b/>
          <w:lang w:val="sr-Cyrl-RS"/>
        </w:rPr>
        <w:t>Актери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Корисник</w:t>
      </w:r>
    </w:p>
    <w:p w14:paraId="53FB289E" w14:textId="77777777" w:rsidR="002655B6" w:rsidRPr="005954D6" w:rsidRDefault="002655B6" w:rsidP="002E5B2A">
      <w:pPr>
        <w:pStyle w:val="ProList"/>
        <w:rPr>
          <w:lang w:val="sr-Cyrl-RS"/>
        </w:rPr>
      </w:pPr>
      <w:r w:rsidRPr="005954D6">
        <w:rPr>
          <w:b/>
          <w:lang w:val="sr-Cyrl-RS"/>
        </w:rPr>
        <w:t>Учесници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и </w:t>
      </w:r>
      <w:r w:rsidRPr="005954D6">
        <w:rPr>
          <w:b/>
          <w:lang w:val="sr-Cyrl-RS"/>
        </w:rPr>
        <w:t>корисник</w:t>
      </w:r>
    </w:p>
    <w:p w14:paraId="65520EC9" w14:textId="77777777" w:rsidR="002655B6" w:rsidRPr="005954D6" w:rsidRDefault="002655B6" w:rsidP="002E5B2A">
      <w:pPr>
        <w:pStyle w:val="ProList"/>
        <w:rPr>
          <w:lang w:val="sr-Cyrl-RS"/>
        </w:rPr>
      </w:pPr>
      <w:r w:rsidRPr="005954D6">
        <w:rPr>
          <w:b/>
          <w:lang w:val="sr-Cyrl-RS"/>
        </w:rPr>
        <w:t>Предуслов: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Корисник</w:t>
      </w:r>
      <w:r w:rsidRPr="005954D6">
        <w:rPr>
          <w:lang w:val="sr-Cyrl-RS"/>
        </w:rPr>
        <w:t xml:space="preserve"> се улоговао у сајт и има дозволу за измене дозвола на корисничким улогама</w:t>
      </w:r>
      <w:r w:rsidRPr="005954D6">
        <w:rPr>
          <w:lang w:val="sr-Cyrl-RS"/>
        </w:rPr>
        <w:br/>
      </w:r>
      <w:r w:rsidRPr="005954D6">
        <w:rPr>
          <w:b/>
          <w:lang w:val="sr-Cyrl-RS"/>
        </w:rPr>
        <w:t>Учитана је листа корисничких улога у систему</w:t>
      </w:r>
    </w:p>
    <w:p w14:paraId="180E299C" w14:textId="77777777" w:rsidR="002655B6" w:rsidRPr="005954D6" w:rsidRDefault="002655B6" w:rsidP="002655B6">
      <w:pPr>
        <w:rPr>
          <w:b/>
          <w:lang w:val="sr-Cyrl-RS"/>
        </w:rPr>
      </w:pPr>
      <w:r w:rsidRPr="005954D6">
        <w:rPr>
          <w:b/>
          <w:lang w:val="sr-Cyrl-RS"/>
        </w:rPr>
        <w:t>Основни сценарио СК:</w:t>
      </w:r>
    </w:p>
    <w:p w14:paraId="725F116C" w14:textId="77777777" w:rsidR="002655B6" w:rsidRPr="005954D6" w:rsidRDefault="002655B6" w:rsidP="00177BF3">
      <w:pPr>
        <w:pStyle w:val="Lista"/>
        <w:numPr>
          <w:ilvl w:val="0"/>
          <w:numId w:val="45"/>
        </w:numPr>
        <w:rPr>
          <w:lang w:val="sr-Cyrl-RS"/>
        </w:rPr>
      </w:pPr>
      <w:r w:rsidRPr="005954D6">
        <w:rPr>
          <w:b/>
          <w:lang w:val="sr-Cyrl-RS"/>
        </w:rPr>
        <w:t xml:space="preserve">Корисник </w:t>
      </w:r>
      <w:r w:rsidRPr="005954D6">
        <w:rPr>
          <w:u w:val="single"/>
          <w:lang w:val="sr-Cyrl-RS"/>
        </w:rPr>
        <w:t>уноси</w:t>
      </w:r>
      <w:r w:rsidRPr="005954D6">
        <w:rPr>
          <w:lang w:val="sr-Cyrl-RS"/>
        </w:rPr>
        <w:t xml:space="preserve"> идентификатор и име нове улоге. (АПУСО)</w:t>
      </w:r>
    </w:p>
    <w:p w14:paraId="442C4E93" w14:textId="77777777" w:rsidR="002655B6" w:rsidRPr="005954D6" w:rsidRDefault="002655B6" w:rsidP="002E5B2A">
      <w:pPr>
        <w:pStyle w:val="Lista"/>
        <w:rPr>
          <w:lang w:val="sr-Cyrl-RS"/>
        </w:rPr>
      </w:pPr>
      <w:r w:rsidRPr="005954D6">
        <w:rPr>
          <w:b/>
          <w:lang w:val="sr-Cyrl-RS"/>
        </w:rPr>
        <w:t xml:space="preserve">Корисник </w:t>
      </w:r>
      <w:r w:rsidRPr="005954D6">
        <w:rPr>
          <w:u w:val="single"/>
          <w:lang w:val="sr-Cyrl-RS"/>
        </w:rPr>
        <w:t xml:space="preserve">позива </w:t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да креира нову улогу. (АПСО)</w:t>
      </w:r>
    </w:p>
    <w:p w14:paraId="72CF3E6F" w14:textId="77777777" w:rsidR="002655B6" w:rsidRPr="005954D6" w:rsidRDefault="002655B6" w:rsidP="002E5B2A">
      <w:pPr>
        <w:pStyle w:val="Lista"/>
        <w:rPr>
          <w:lang w:val="sr-Cyrl-RS"/>
        </w:rPr>
      </w:pPr>
      <w:r w:rsidRPr="005954D6">
        <w:rPr>
          <w:b/>
          <w:lang w:val="sr-Cyrl-RS"/>
        </w:rPr>
        <w:t xml:space="preserve">Систем </w:t>
      </w:r>
      <w:r w:rsidRPr="005954D6">
        <w:rPr>
          <w:u w:val="single"/>
          <w:lang w:val="sr-Cyrl-RS"/>
        </w:rPr>
        <w:t>креира</w:t>
      </w:r>
      <w:r w:rsidRPr="005954D6">
        <w:rPr>
          <w:lang w:val="sr-Cyrl-RS"/>
        </w:rPr>
        <w:t xml:space="preserve"> нову улогу са датим идентификатором и именом. (СО)</w:t>
      </w:r>
    </w:p>
    <w:p w14:paraId="139B0AC8" w14:textId="77777777" w:rsidR="002655B6" w:rsidRPr="005954D6" w:rsidRDefault="002655B6" w:rsidP="002E5B2A">
      <w:pPr>
        <w:pStyle w:val="Lista"/>
        <w:rPr>
          <w:lang w:val="sr-Cyrl-RS"/>
        </w:rPr>
      </w:pPr>
      <w:r w:rsidRPr="005954D6">
        <w:rPr>
          <w:b/>
          <w:lang w:val="sr-Cyrl-RS"/>
        </w:rPr>
        <w:t xml:space="preserve">Систем </w:t>
      </w:r>
      <w:r w:rsidRPr="005954D6">
        <w:rPr>
          <w:u w:val="single"/>
          <w:lang w:val="sr-Cyrl-RS"/>
        </w:rPr>
        <w:t>враћа</w:t>
      </w:r>
      <w:r w:rsidRPr="005954D6">
        <w:rPr>
          <w:lang w:val="sr-Cyrl-RS"/>
        </w:rPr>
        <w:t xml:space="preserve"> листу корисничких улога у којој је приказана и нова улога. (ИА)</w:t>
      </w:r>
    </w:p>
    <w:p w14:paraId="241F9305" w14:textId="0C841F93" w:rsidR="002655B6" w:rsidRPr="005954D6" w:rsidRDefault="004A5673" w:rsidP="002655B6">
      <w:pPr>
        <w:rPr>
          <w:b/>
          <w:lang w:val="sr-Cyrl-RS"/>
        </w:rPr>
      </w:pPr>
      <w:r w:rsidRPr="005954D6">
        <w:rPr>
          <w:b/>
          <w:noProof/>
          <w:lang w:val="sr-Cyrl-RS"/>
        </w:rPr>
        <w:lastRenderedPageBreak/>
        <w:drawing>
          <wp:inline distT="0" distB="0" distL="0" distR="0" wp14:anchorId="56B36E4A" wp14:editId="17B4C206">
            <wp:extent cx="2950210" cy="1797050"/>
            <wp:effectExtent l="0" t="0" r="0" b="0"/>
            <wp:docPr id="61" name="Слика 61" descr="dodaj ulog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dodaj ulogu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2A13" w:rsidRPr="005954D6">
        <w:rPr>
          <w:b/>
          <w:lang w:val="sr-Cyrl-RS"/>
        </w:rPr>
        <w:t xml:space="preserve">   </w:t>
      </w:r>
      <w:r w:rsidRPr="005954D6">
        <w:rPr>
          <w:b/>
          <w:noProof/>
          <w:lang w:val="sr-Cyrl-RS"/>
        </w:rPr>
        <w:drawing>
          <wp:inline distT="0" distB="0" distL="0" distR="0" wp14:anchorId="2C0C239F" wp14:editId="4ED82F31">
            <wp:extent cx="2901950" cy="2178685"/>
            <wp:effectExtent l="0" t="0" r="0" b="0"/>
            <wp:docPr id="62" name="Слика 62" descr="do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dodata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7F185" w14:textId="77777777" w:rsidR="002655B6" w:rsidRPr="005954D6" w:rsidRDefault="002655B6" w:rsidP="002655B6">
      <w:pPr>
        <w:rPr>
          <w:b/>
          <w:lang w:val="sr-Cyrl-RS"/>
        </w:rPr>
      </w:pPr>
    </w:p>
    <w:p w14:paraId="120BF391" w14:textId="77777777" w:rsidR="007C2A13" w:rsidRPr="005954D6" w:rsidRDefault="007C2A13" w:rsidP="007C2A13">
      <w:pPr>
        <w:rPr>
          <w:b/>
          <w:lang w:val="sr-Cyrl-RS"/>
        </w:rPr>
      </w:pPr>
      <w:r w:rsidRPr="005954D6">
        <w:rPr>
          <w:b/>
          <w:lang w:val="sr-Cyrl-RS"/>
        </w:rPr>
        <w:t>Алтернативни сценарио СК:</w:t>
      </w:r>
    </w:p>
    <w:p w14:paraId="6F8BAAB2" w14:textId="77777777" w:rsidR="007C2A13" w:rsidRPr="005954D6" w:rsidRDefault="007C2A13" w:rsidP="007C2A13">
      <w:pPr>
        <w:pStyle w:val="AltScen"/>
        <w:rPr>
          <w:lang w:val="sr-Cyrl-RS"/>
        </w:rPr>
      </w:pPr>
      <w:r w:rsidRPr="005954D6">
        <w:rPr>
          <w:lang w:val="sr-Cyrl-RS"/>
        </w:rPr>
        <w:t>2.1</w:t>
      </w:r>
      <w:r w:rsidRPr="005954D6">
        <w:rPr>
          <w:lang w:val="sr-Cyrl-RS"/>
        </w:rPr>
        <w:tab/>
        <w:t>Ако унети подаци не задовољавају правила валидације корисник ће бити враћен на форму за унос са поруком о грешци.</w:t>
      </w:r>
    </w:p>
    <w:p w14:paraId="4AD958D4" w14:textId="2579118A" w:rsidR="002655B6" w:rsidRPr="005954D6" w:rsidRDefault="004A5673" w:rsidP="002655B6">
      <w:pPr>
        <w:rPr>
          <w:b/>
          <w:lang w:val="sr-Cyrl-RS"/>
        </w:rPr>
      </w:pPr>
      <w:r w:rsidRPr="005954D6">
        <w:rPr>
          <w:b/>
          <w:noProof/>
          <w:lang w:val="sr-Cyrl-RS"/>
        </w:rPr>
        <w:drawing>
          <wp:inline distT="0" distB="0" distL="0" distR="0" wp14:anchorId="480D96AD" wp14:editId="2C787DA6">
            <wp:extent cx="3108960" cy="1844675"/>
            <wp:effectExtent l="0" t="0" r="0" b="0"/>
            <wp:docPr id="63" name="Слика 63" descr="uloga gres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uloga gresk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6D4D" w:rsidRPr="005954D6">
        <w:rPr>
          <w:b/>
          <w:lang w:val="sr-Cyrl-RS"/>
        </w:rPr>
        <w:t xml:space="preserve"> </w:t>
      </w:r>
      <w:r w:rsidRPr="005954D6">
        <w:rPr>
          <w:b/>
          <w:noProof/>
          <w:lang w:val="sr-Cyrl-RS"/>
        </w:rPr>
        <w:drawing>
          <wp:inline distT="0" distB="0" distL="0" distR="0" wp14:anchorId="19719849" wp14:editId="655B0F0F">
            <wp:extent cx="3108960" cy="1772920"/>
            <wp:effectExtent l="0" t="0" r="0" b="0"/>
            <wp:docPr id="64" name="Слика 64" descr="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admin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18ADF" w14:textId="77777777" w:rsidR="002655B6" w:rsidRPr="005954D6" w:rsidRDefault="002655B6" w:rsidP="002655B6">
      <w:pPr>
        <w:rPr>
          <w:b/>
          <w:lang w:val="sr-Cyrl-RS"/>
        </w:rPr>
      </w:pPr>
    </w:p>
    <w:p w14:paraId="4E6951D2" w14:textId="77777777" w:rsidR="005C605C" w:rsidRPr="005954D6" w:rsidRDefault="005C605C" w:rsidP="002655B6">
      <w:pPr>
        <w:rPr>
          <w:b/>
          <w:lang w:val="sr-Cyrl-RS"/>
        </w:rPr>
      </w:pPr>
    </w:p>
    <w:p w14:paraId="1A149397" w14:textId="664B8659" w:rsidR="00F40508" w:rsidRPr="005954D6" w:rsidRDefault="00323BF1" w:rsidP="00323BF1">
      <w:pPr>
        <w:pStyle w:val="2"/>
        <w:rPr>
          <w:lang w:val="sr-Cyrl-RS"/>
        </w:rPr>
      </w:pPr>
      <w:bookmarkStart w:id="75" w:name="_Toc456162723"/>
      <w:r w:rsidRPr="005954D6">
        <w:rPr>
          <w:lang w:val="sr-Cyrl-RS"/>
        </w:rPr>
        <w:t>Пројектовање контролера корисничког интерфејса и апликационе логике</w:t>
      </w:r>
      <w:bookmarkEnd w:id="75"/>
    </w:p>
    <w:p w14:paraId="3935F6D8" w14:textId="21A68BC5" w:rsidR="00323BF1" w:rsidRPr="005954D6" w:rsidRDefault="00323BF1" w:rsidP="00323BF1">
      <w:pPr>
        <w:rPr>
          <w:lang w:val="sr-Cyrl-RS"/>
        </w:rPr>
      </w:pPr>
      <w:r w:rsidRPr="005954D6">
        <w:rPr>
          <w:lang w:val="sr-Cyrl-RS"/>
        </w:rPr>
        <w:t xml:space="preserve">Систем садржи више класа </w:t>
      </w:r>
      <w:r w:rsidR="00177BF3" w:rsidRPr="005954D6">
        <w:rPr>
          <w:lang w:val="sr-Cyrl-RS"/>
        </w:rPr>
        <w:t>различитог типа које имплементирају логику система, и то:</w:t>
      </w:r>
    </w:p>
    <w:p w14:paraId="1789EF1B" w14:textId="33F35DAE" w:rsidR="00177BF3" w:rsidRPr="005954D6" w:rsidRDefault="00177BF3" w:rsidP="00177BF3">
      <w:pPr>
        <w:pStyle w:val="Lista"/>
        <w:numPr>
          <w:ilvl w:val="0"/>
          <w:numId w:val="44"/>
        </w:numPr>
        <w:rPr>
          <w:lang w:val="sr-Cyrl-RS"/>
        </w:rPr>
      </w:pPr>
      <w:r w:rsidRPr="005954D6">
        <w:rPr>
          <w:lang w:val="sr-Cyrl-RS"/>
        </w:rPr>
        <w:t>Контролере – имплементирају интеракцију са корисничким интерфејсом и одређену пословну логику (обично је једна класа везана за једану групу сродних функционалности)</w:t>
      </w:r>
    </w:p>
    <w:p w14:paraId="16EA9FBD" w14:textId="1527048A" w:rsidR="00177BF3" w:rsidRPr="005954D6" w:rsidRDefault="00177BF3" w:rsidP="00177BF3">
      <w:pPr>
        <w:pStyle w:val="Lista"/>
        <w:numPr>
          <w:ilvl w:val="0"/>
          <w:numId w:val="44"/>
        </w:numPr>
        <w:rPr>
          <w:lang w:val="sr-Cyrl-RS"/>
        </w:rPr>
      </w:pPr>
      <w:r w:rsidRPr="005954D6">
        <w:rPr>
          <w:lang w:val="sr-Cyrl-RS"/>
        </w:rPr>
        <w:t>Сервисне класе – имплементирају искључиво пословну логику (исто разграничење као у контролерима)</w:t>
      </w:r>
    </w:p>
    <w:p w14:paraId="1E170812" w14:textId="52403C53" w:rsidR="00177BF3" w:rsidRPr="005954D6" w:rsidRDefault="00177BF3" w:rsidP="00177BF3">
      <w:pPr>
        <w:pStyle w:val="Lista"/>
        <w:numPr>
          <w:ilvl w:val="0"/>
          <w:numId w:val="44"/>
        </w:numPr>
        <w:rPr>
          <w:lang w:val="sr-Cyrl-RS"/>
        </w:rPr>
      </w:pPr>
      <w:r w:rsidRPr="005954D6">
        <w:rPr>
          <w:lang w:val="sr-Cyrl-RS"/>
        </w:rPr>
        <w:t>Репозиторијум класе – служе за комуникацију са складиштем података (такође исто разграничење)</w:t>
      </w:r>
    </w:p>
    <w:p w14:paraId="1CAF81F1" w14:textId="37DBB606" w:rsidR="00BC5936" w:rsidRPr="005954D6" w:rsidRDefault="00BC5936" w:rsidP="00BC5936">
      <w:pPr>
        <w:pStyle w:val="3"/>
        <w:rPr>
          <w:lang w:val="sr-Cyrl-RS"/>
        </w:rPr>
      </w:pPr>
      <w:bookmarkStart w:id="76" w:name="_Toc456162724"/>
      <w:r w:rsidRPr="005954D6">
        <w:rPr>
          <w:lang w:val="sr-Cyrl-RS"/>
        </w:rPr>
        <w:lastRenderedPageBreak/>
        <w:t>Класе апликационе логике</w:t>
      </w:r>
      <w:bookmarkEnd w:id="76"/>
    </w:p>
    <w:p w14:paraId="055710E6" w14:textId="7BAD9295" w:rsidR="00177BF3" w:rsidRPr="005954D6" w:rsidRDefault="004A5673" w:rsidP="00177BF3">
      <w:pPr>
        <w:rPr>
          <w:lang w:val="sr-Cyrl-RS"/>
        </w:rPr>
      </w:pPr>
      <w:r w:rsidRPr="005954D6">
        <w:rPr>
          <w:noProof/>
          <w:lang w:val="sr-Cyrl-RS"/>
        </w:rPr>
        <w:drawing>
          <wp:inline distT="0" distB="0" distL="0" distR="0" wp14:anchorId="52501FD8" wp14:editId="58F9A14B">
            <wp:extent cx="6297295" cy="7060565"/>
            <wp:effectExtent l="0" t="0" r="0" b="0"/>
            <wp:docPr id="65" name="Слика 65" descr="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diagram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706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D0382" w14:textId="538A0FE8" w:rsidR="00BC5936" w:rsidRPr="005954D6" w:rsidRDefault="00BC5936">
      <w:pPr>
        <w:spacing w:before="0" w:after="160" w:line="259" w:lineRule="auto"/>
        <w:jc w:val="left"/>
        <w:rPr>
          <w:lang w:val="sr-Cyrl-RS"/>
        </w:rPr>
      </w:pPr>
      <w:r w:rsidRPr="005954D6">
        <w:rPr>
          <w:lang w:val="sr-Cyrl-RS"/>
        </w:rPr>
        <w:br w:type="page"/>
      </w:r>
    </w:p>
    <w:p w14:paraId="21DC54D7" w14:textId="253A959B" w:rsidR="00BC5936" w:rsidRPr="005954D6" w:rsidRDefault="00BC5936" w:rsidP="00BC5936">
      <w:pPr>
        <w:pStyle w:val="3"/>
        <w:rPr>
          <w:lang w:val="sr-Cyrl-RS"/>
        </w:rPr>
      </w:pPr>
      <w:bookmarkStart w:id="77" w:name="_Toc456162725"/>
      <w:r w:rsidRPr="005954D6">
        <w:rPr>
          <w:lang w:val="sr-Cyrl-RS"/>
        </w:rPr>
        <w:lastRenderedPageBreak/>
        <w:t>Класе доменског модела</w:t>
      </w:r>
      <w:bookmarkEnd w:id="77"/>
    </w:p>
    <w:p w14:paraId="453BC20D" w14:textId="51FA367A" w:rsidR="00BC5936" w:rsidRPr="005954D6" w:rsidRDefault="00BC5936" w:rsidP="00BC5936">
      <w:pPr>
        <w:rPr>
          <w:lang w:val="sr-Cyrl-RS"/>
        </w:rPr>
      </w:pPr>
      <w:r w:rsidRPr="005954D6">
        <w:rPr>
          <w:lang w:val="sr-Cyrl-RS"/>
        </w:rPr>
        <w:t>Класе објектно-релационог мапирања</w:t>
      </w:r>
      <w:r w:rsidR="00257938" w:rsidRPr="005954D6">
        <w:rPr>
          <w:lang w:val="sr-Cyrl-RS"/>
        </w:rPr>
        <w:t xml:space="preserve"> (сваки атрибут подразумева поље и по пар метода по Java bean конвенцији)</w:t>
      </w:r>
    </w:p>
    <w:p w14:paraId="49249021" w14:textId="77777777" w:rsidR="005C605C" w:rsidRPr="005954D6" w:rsidRDefault="005C605C" w:rsidP="00BC5936">
      <w:pPr>
        <w:rPr>
          <w:lang w:val="sr-Cyrl-RS"/>
        </w:rPr>
      </w:pPr>
    </w:p>
    <w:p w14:paraId="0708BFCA" w14:textId="256278C3" w:rsidR="00257938" w:rsidRPr="005954D6" w:rsidRDefault="004A5673" w:rsidP="005C605C">
      <w:pPr>
        <w:jc w:val="center"/>
        <w:rPr>
          <w:lang w:val="sr-Cyrl-RS"/>
        </w:rPr>
      </w:pPr>
      <w:r w:rsidRPr="005954D6">
        <w:rPr>
          <w:noProof/>
          <w:lang w:val="sr-Cyrl-RS"/>
        </w:rPr>
        <w:drawing>
          <wp:inline distT="0" distB="0" distL="0" distR="0" wp14:anchorId="5CAA1FCD" wp14:editId="231630FF">
            <wp:extent cx="5279390" cy="5359400"/>
            <wp:effectExtent l="0" t="0" r="0" b="0"/>
            <wp:docPr id="69" name="Слика 69" descr="dom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domain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535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8A09C" w14:textId="77777777" w:rsidR="00257938" w:rsidRPr="005954D6" w:rsidRDefault="00257938" w:rsidP="00BC5936">
      <w:pPr>
        <w:rPr>
          <w:lang w:val="sr-Cyrl-RS"/>
        </w:rPr>
      </w:pPr>
    </w:p>
    <w:p w14:paraId="0CC67364" w14:textId="34457A54" w:rsidR="00257938" w:rsidRPr="005954D6" w:rsidRDefault="00257938">
      <w:pPr>
        <w:spacing w:before="0" w:after="160" w:line="259" w:lineRule="auto"/>
        <w:jc w:val="left"/>
        <w:rPr>
          <w:lang w:val="sr-Cyrl-RS"/>
        </w:rPr>
      </w:pPr>
      <w:r w:rsidRPr="005954D6">
        <w:rPr>
          <w:lang w:val="sr-Cyrl-RS"/>
        </w:rPr>
        <w:br w:type="page"/>
      </w:r>
    </w:p>
    <w:p w14:paraId="6872A86D" w14:textId="4F263727" w:rsidR="00257938" w:rsidRPr="005954D6" w:rsidRDefault="00257938" w:rsidP="00BC5936">
      <w:pPr>
        <w:rPr>
          <w:lang w:val="sr-Cyrl-RS"/>
        </w:rPr>
      </w:pPr>
      <w:r w:rsidRPr="005954D6">
        <w:rPr>
          <w:lang w:val="sr-Cyrl-RS"/>
        </w:rPr>
        <w:lastRenderedPageBreak/>
        <w:t>Класе презентације домена на корисничком интерфејсу</w:t>
      </w:r>
    </w:p>
    <w:p w14:paraId="1ABA30BC" w14:textId="77777777" w:rsidR="005C605C" w:rsidRPr="005954D6" w:rsidRDefault="005C605C" w:rsidP="00BC5936">
      <w:pPr>
        <w:rPr>
          <w:lang w:val="sr-Cyrl-RS"/>
        </w:rPr>
      </w:pPr>
    </w:p>
    <w:p w14:paraId="11B45B7B" w14:textId="13C3E48D" w:rsidR="00257938" w:rsidRPr="005954D6" w:rsidRDefault="004A5673" w:rsidP="005C605C">
      <w:pPr>
        <w:jc w:val="center"/>
        <w:rPr>
          <w:lang w:val="sr-Cyrl-RS"/>
        </w:rPr>
      </w:pPr>
      <w:r w:rsidRPr="005954D6">
        <w:rPr>
          <w:noProof/>
          <w:lang w:val="sr-Cyrl-RS"/>
        </w:rPr>
        <w:drawing>
          <wp:inline distT="0" distB="0" distL="0" distR="0" wp14:anchorId="402D3DB1" wp14:editId="409AF55E">
            <wp:extent cx="5407025" cy="4993640"/>
            <wp:effectExtent l="0" t="0" r="0" b="0"/>
            <wp:docPr id="72" name="Слика 72" descr="pres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presentation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499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3E69E" w14:textId="6C52D2A8" w:rsidR="00257938" w:rsidRPr="005954D6" w:rsidRDefault="00257938" w:rsidP="00BC5936">
      <w:pPr>
        <w:rPr>
          <w:lang w:val="sr-Cyrl-RS"/>
        </w:rPr>
      </w:pPr>
      <w:r w:rsidRPr="005954D6">
        <w:rPr>
          <w:lang w:val="sr-Cyrl-RS"/>
        </w:rPr>
        <w:t>Класе форми за унос</w:t>
      </w:r>
    </w:p>
    <w:p w14:paraId="535B3025" w14:textId="34CCA13E" w:rsidR="00257938" w:rsidRPr="005954D6" w:rsidRDefault="004A5673" w:rsidP="005C605C">
      <w:pPr>
        <w:jc w:val="center"/>
        <w:rPr>
          <w:lang w:val="sr-Cyrl-RS"/>
        </w:rPr>
      </w:pPr>
      <w:r w:rsidRPr="005954D6">
        <w:rPr>
          <w:noProof/>
          <w:lang w:val="sr-Cyrl-RS"/>
        </w:rPr>
        <w:drawing>
          <wp:inline distT="0" distB="0" distL="0" distR="0" wp14:anchorId="770D5E9A" wp14:editId="3DE928BD">
            <wp:extent cx="5033010" cy="2623820"/>
            <wp:effectExtent l="0" t="0" r="0" b="0"/>
            <wp:docPr id="74" name="Слика 74" descr="for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forms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AE1E9" w14:textId="77777777" w:rsidR="00AF0849" w:rsidRPr="005954D6" w:rsidRDefault="00AF0849" w:rsidP="005C605C">
      <w:pPr>
        <w:jc w:val="center"/>
        <w:rPr>
          <w:lang w:val="sr-Cyrl-RS"/>
        </w:rPr>
      </w:pPr>
    </w:p>
    <w:p w14:paraId="308968FC" w14:textId="77777777" w:rsidR="00AF0849" w:rsidRPr="005954D6" w:rsidRDefault="00AF0849" w:rsidP="005C605C">
      <w:pPr>
        <w:jc w:val="center"/>
        <w:rPr>
          <w:lang w:val="sr-Cyrl-RS"/>
        </w:rPr>
      </w:pPr>
    </w:p>
    <w:p w14:paraId="73EC619A" w14:textId="21F680FD" w:rsidR="005C605C" w:rsidRPr="005954D6" w:rsidRDefault="00AF0849" w:rsidP="00AF0849">
      <w:pPr>
        <w:pStyle w:val="3"/>
        <w:rPr>
          <w:lang w:val="sr-Cyrl-RS"/>
        </w:rPr>
      </w:pPr>
      <w:bookmarkStart w:id="78" w:name="_Toc456162726"/>
      <w:r w:rsidRPr="005954D6">
        <w:rPr>
          <w:lang w:val="sr-Cyrl-RS"/>
        </w:rPr>
        <w:lastRenderedPageBreak/>
        <w:t>Пројектовање понашања софтверског система</w:t>
      </w:r>
      <w:bookmarkEnd w:id="78"/>
    </w:p>
    <w:p w14:paraId="562F8C5A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b/>
          <w:lang w:val="sr-Cyrl-RS"/>
        </w:rPr>
        <w:t>Уговор УГ1:</w:t>
      </w:r>
      <w:r w:rsidRPr="005954D6">
        <w:rPr>
          <w:lang w:val="sr-Cyrl-RS"/>
        </w:rPr>
        <w:t xml:space="preserve"> VratiTeme</w:t>
      </w:r>
    </w:p>
    <w:p w14:paraId="79284989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lang w:val="sr-Cyrl-RS"/>
        </w:rPr>
        <w:t>Операција: vratiTeme (ForumID) : signal;</w:t>
      </w:r>
    </w:p>
    <w:p w14:paraId="1999FBBE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lang w:val="sr-Cyrl-RS"/>
        </w:rPr>
        <w:t>Веза са СК: СК 1</w:t>
      </w:r>
    </w:p>
    <w:p w14:paraId="435B5BF3" w14:textId="101CB021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lang w:val="sr-Cyrl-RS"/>
        </w:rPr>
        <w:t>Предуслови: Форум са датим идентификатором постоји</w:t>
      </w:r>
    </w:p>
    <w:p w14:paraId="37EECF09" w14:textId="22E34E66" w:rsidR="00AF0849" w:rsidRPr="005954D6" w:rsidRDefault="00157C88" w:rsidP="00157C88">
      <w:pPr>
        <w:rPr>
          <w:lang w:val="sr-Cyrl-RS"/>
        </w:rPr>
      </w:pPr>
      <w:r w:rsidRPr="005954D6">
        <w:rPr>
          <w:lang w:val="sr-Cyrl-RS"/>
        </w:rPr>
        <w:t>Постуслови: -</w:t>
      </w:r>
    </w:p>
    <w:p w14:paraId="1769D2E0" w14:textId="7A2B25A6" w:rsidR="00C16E45" w:rsidRPr="005954D6" w:rsidRDefault="00D75E41" w:rsidP="00157C88">
      <w:pPr>
        <w:rPr>
          <w:lang w:val="sr-Cyrl-RS"/>
        </w:rPr>
      </w:pPr>
      <w:r w:rsidRPr="005954D6">
        <w:rPr>
          <w:lang w:val="sr-Cyrl-RS"/>
        </w:rPr>
        <w:object w:dxaOrig="8160" w:dyaOrig="3690" w14:anchorId="04D5C11F">
          <v:shape id="_x0000_i1030" type="#_x0000_t75" style="width:407.8pt;height:184.3pt" o:ole="">
            <v:imagedata r:id="rId56" o:title=""/>
          </v:shape>
          <o:OLEObject Type="Embed" ProgID="Visio.Drawing.15" ShapeID="_x0000_i1030" DrawAspect="Content" ObjectID="_1529904578" r:id="rId57"/>
        </w:object>
      </w:r>
    </w:p>
    <w:p w14:paraId="35B4CD07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b/>
          <w:lang w:val="sr-Cyrl-RS"/>
        </w:rPr>
        <w:t>Уговор УГ2:</w:t>
      </w:r>
      <w:r w:rsidRPr="005954D6">
        <w:rPr>
          <w:lang w:val="sr-Cyrl-RS"/>
        </w:rPr>
        <w:t xml:space="preserve"> KreirajTemu</w:t>
      </w:r>
    </w:p>
    <w:p w14:paraId="742A685F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lang w:val="sr-Cyrl-RS"/>
        </w:rPr>
        <w:t>Операција: kreirajTemu(ForumID, Naslov, Tekst) : signal;</w:t>
      </w:r>
    </w:p>
    <w:p w14:paraId="19F2F4C2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lang w:val="sr-Cyrl-RS"/>
        </w:rPr>
        <w:t>Веза са СК: СК 1</w:t>
      </w:r>
    </w:p>
    <w:p w14:paraId="18A46DDA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lang w:val="sr-Cyrl-RS"/>
        </w:rPr>
        <w:t>Предуслови: Форум са датим идентификатором постоји, наслов има од 5 до 200 карактера, текст има од 5 до 5000 карактера</w:t>
      </w:r>
    </w:p>
    <w:p w14:paraId="05435FB9" w14:textId="77170096" w:rsidR="00157C88" w:rsidRPr="005954D6" w:rsidRDefault="00157C88" w:rsidP="00157C88">
      <w:pPr>
        <w:rPr>
          <w:lang w:val="sr-Cyrl-RS"/>
        </w:rPr>
      </w:pPr>
      <w:r w:rsidRPr="005954D6">
        <w:rPr>
          <w:lang w:val="sr-Cyrl-RS"/>
        </w:rPr>
        <w:t>Постуслови: -</w:t>
      </w:r>
    </w:p>
    <w:p w14:paraId="354F07F4" w14:textId="56EDA022" w:rsidR="004A5673" w:rsidRPr="005954D6" w:rsidRDefault="00D267A3" w:rsidP="00157C88">
      <w:pPr>
        <w:rPr>
          <w:lang w:val="sr-Cyrl-RS"/>
        </w:rPr>
      </w:pPr>
      <w:r w:rsidRPr="005954D6">
        <w:rPr>
          <w:lang w:val="sr-Cyrl-RS"/>
        </w:rPr>
        <w:object w:dxaOrig="9480" w:dyaOrig="4350" w14:anchorId="75250C45">
          <v:shape id="_x0000_i1026" type="#_x0000_t75" style="width:474.05pt;height:217.15pt" o:ole="">
            <v:imagedata r:id="rId58" o:title=""/>
          </v:shape>
          <o:OLEObject Type="Embed" ProgID="Visio.Drawing.15" ShapeID="_x0000_i1026" DrawAspect="Content" ObjectID="_1529904579" r:id="rId59"/>
        </w:object>
      </w:r>
    </w:p>
    <w:p w14:paraId="4CDF16B0" w14:textId="77777777" w:rsidR="00D75E41" w:rsidRPr="005954D6" w:rsidRDefault="00D75E41" w:rsidP="00157C88">
      <w:pPr>
        <w:rPr>
          <w:lang w:val="sr-Cyrl-RS"/>
        </w:rPr>
      </w:pPr>
    </w:p>
    <w:p w14:paraId="55826A10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b/>
          <w:lang w:val="sr-Cyrl-RS"/>
        </w:rPr>
        <w:lastRenderedPageBreak/>
        <w:t>Уговор УГ3:</w:t>
      </w:r>
      <w:r w:rsidRPr="005954D6">
        <w:rPr>
          <w:lang w:val="sr-Cyrl-RS"/>
        </w:rPr>
        <w:t xml:space="preserve"> KreirajPoruku</w:t>
      </w:r>
    </w:p>
    <w:p w14:paraId="072BBC30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lang w:val="sr-Cyrl-RS"/>
        </w:rPr>
        <w:t>Операција: kreirajPoruku(TemaID, Tekst) : signal;</w:t>
      </w:r>
    </w:p>
    <w:p w14:paraId="33DF1EC8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lang w:val="sr-Cyrl-RS"/>
        </w:rPr>
        <w:t>Веза са СК: СК 2</w:t>
      </w:r>
    </w:p>
    <w:p w14:paraId="11ACB1FB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lang w:val="sr-Cyrl-RS"/>
        </w:rPr>
        <w:t>Предуслови: Тема са датим идентификатором мора да постоји, текст мора бити дуг између 5 и 5000 карактера.</w:t>
      </w:r>
    </w:p>
    <w:p w14:paraId="487E63C4" w14:textId="29349D10" w:rsidR="00157C88" w:rsidRPr="005954D6" w:rsidRDefault="00157C88" w:rsidP="00157C88">
      <w:pPr>
        <w:rPr>
          <w:lang w:val="sr-Cyrl-RS"/>
        </w:rPr>
      </w:pPr>
      <w:r w:rsidRPr="005954D6">
        <w:rPr>
          <w:lang w:val="sr-Cyrl-RS"/>
        </w:rPr>
        <w:t>Постуслови: Порука је креирана</w:t>
      </w:r>
    </w:p>
    <w:p w14:paraId="42DBB570" w14:textId="313F9981" w:rsidR="0001474B" w:rsidRPr="005954D6" w:rsidRDefault="0001474B" w:rsidP="00157C88">
      <w:pPr>
        <w:rPr>
          <w:lang w:val="sr-Cyrl-RS"/>
        </w:rPr>
      </w:pPr>
      <w:r w:rsidRPr="005954D6">
        <w:rPr>
          <w:lang w:val="sr-Cyrl-RS"/>
        </w:rPr>
        <w:object w:dxaOrig="9480" w:dyaOrig="4350" w14:anchorId="08C2B8FE">
          <v:shape id="_x0000_i1027" type="#_x0000_t75" style="width:474.05pt;height:217.15pt" o:ole="">
            <v:imagedata r:id="rId60" o:title=""/>
          </v:shape>
          <o:OLEObject Type="Embed" ProgID="Visio.Drawing.15" ShapeID="_x0000_i1027" DrawAspect="Content" ObjectID="_1529904580" r:id="rId61"/>
        </w:object>
      </w:r>
    </w:p>
    <w:p w14:paraId="085D542F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b/>
          <w:lang w:val="sr-Cyrl-RS"/>
        </w:rPr>
        <w:t>Уговор УГ4:</w:t>
      </w:r>
      <w:r w:rsidRPr="005954D6">
        <w:rPr>
          <w:lang w:val="sr-Cyrl-RS"/>
        </w:rPr>
        <w:t xml:space="preserve"> PromeniPoruku</w:t>
      </w:r>
    </w:p>
    <w:p w14:paraId="7F7351C2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lang w:val="sr-Cyrl-RS"/>
        </w:rPr>
        <w:t>Операција: promeniPoruku(PorukaID, Tekst) : signal;</w:t>
      </w:r>
    </w:p>
    <w:p w14:paraId="061472A5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lang w:val="sr-Cyrl-RS"/>
        </w:rPr>
        <w:t>Веза са СК: СК 3</w:t>
      </w:r>
    </w:p>
    <w:p w14:paraId="597EDE76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lang w:val="sr-Cyrl-RS"/>
        </w:rPr>
        <w:t>Предуслови: Порука са датим идентификатором мора да постоји, текст мода бити дуг између 5 и 5000 карактера</w:t>
      </w:r>
    </w:p>
    <w:p w14:paraId="33C637FC" w14:textId="73292962" w:rsidR="00157C88" w:rsidRPr="005954D6" w:rsidRDefault="00157C88" w:rsidP="00157C88">
      <w:pPr>
        <w:rPr>
          <w:lang w:val="sr-Cyrl-RS"/>
        </w:rPr>
      </w:pPr>
      <w:r w:rsidRPr="005954D6">
        <w:rPr>
          <w:lang w:val="sr-Cyrl-RS"/>
        </w:rPr>
        <w:t>Постуслови: Порука је измењена</w:t>
      </w:r>
    </w:p>
    <w:p w14:paraId="7E165952" w14:textId="58CEB03E" w:rsidR="0001474B" w:rsidRPr="005954D6" w:rsidRDefault="0001474B" w:rsidP="0001474B">
      <w:pPr>
        <w:jc w:val="center"/>
        <w:rPr>
          <w:lang w:val="sr-Cyrl-RS"/>
        </w:rPr>
      </w:pPr>
      <w:r w:rsidRPr="005954D6">
        <w:rPr>
          <w:lang w:val="sr-Cyrl-RS"/>
        </w:rPr>
        <w:object w:dxaOrig="8655" w:dyaOrig="3735" w14:anchorId="6CF0245D">
          <v:shape id="_x0000_i1028" type="#_x0000_t75" style="width:426.8pt;height:184.3pt" o:ole="">
            <v:imagedata r:id="rId62" o:title=""/>
          </v:shape>
          <o:OLEObject Type="Embed" ProgID="Visio.Drawing.15" ShapeID="_x0000_i1028" DrawAspect="Content" ObjectID="_1529904581" r:id="rId63"/>
        </w:object>
      </w:r>
    </w:p>
    <w:p w14:paraId="25764B8F" w14:textId="77777777" w:rsidR="00D75E41" w:rsidRPr="005954D6" w:rsidRDefault="00D75E41" w:rsidP="0001474B">
      <w:pPr>
        <w:jc w:val="center"/>
        <w:rPr>
          <w:lang w:val="sr-Cyrl-RS"/>
        </w:rPr>
      </w:pPr>
    </w:p>
    <w:p w14:paraId="463D7CD3" w14:textId="77777777" w:rsidR="00D75E41" w:rsidRPr="005954D6" w:rsidRDefault="00D75E41" w:rsidP="0001474B">
      <w:pPr>
        <w:jc w:val="center"/>
        <w:rPr>
          <w:lang w:val="sr-Cyrl-RS"/>
        </w:rPr>
      </w:pPr>
    </w:p>
    <w:p w14:paraId="65666348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b/>
          <w:lang w:val="sr-Cyrl-RS"/>
        </w:rPr>
        <w:lastRenderedPageBreak/>
        <w:t>Уговор УГ5:</w:t>
      </w:r>
      <w:r w:rsidRPr="005954D6">
        <w:rPr>
          <w:lang w:val="sr-Cyrl-RS"/>
        </w:rPr>
        <w:t xml:space="preserve"> ObrisiPoruku</w:t>
      </w:r>
    </w:p>
    <w:p w14:paraId="23FBB872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lang w:val="sr-Cyrl-RS"/>
        </w:rPr>
        <w:t>Операција: obrisiPoruku(PorukaID) : signal;</w:t>
      </w:r>
    </w:p>
    <w:p w14:paraId="0ADFA77D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lang w:val="sr-Cyrl-RS"/>
        </w:rPr>
        <w:t>Веза са СК: СК 4</w:t>
      </w:r>
    </w:p>
    <w:p w14:paraId="4129111F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lang w:val="sr-Cyrl-RS"/>
        </w:rPr>
        <w:t>Предуслови: Порука са датим идентификатором мора да постоји</w:t>
      </w:r>
    </w:p>
    <w:p w14:paraId="0D25909C" w14:textId="5F829A44" w:rsidR="00157C88" w:rsidRPr="005954D6" w:rsidRDefault="00157C88" w:rsidP="00157C88">
      <w:pPr>
        <w:rPr>
          <w:lang w:val="sr-Cyrl-RS"/>
        </w:rPr>
      </w:pPr>
      <w:r w:rsidRPr="005954D6">
        <w:rPr>
          <w:lang w:val="sr-Cyrl-RS"/>
        </w:rPr>
        <w:t>Постуслови: Порука је означена као обрисана</w:t>
      </w:r>
    </w:p>
    <w:p w14:paraId="7E649061" w14:textId="7A1B482E" w:rsidR="0001474B" w:rsidRPr="005954D6" w:rsidRDefault="005954D6" w:rsidP="0001474B">
      <w:pPr>
        <w:jc w:val="center"/>
        <w:rPr>
          <w:lang w:val="sr-Cyrl-RS"/>
        </w:rPr>
      </w:pPr>
      <w:r w:rsidRPr="005954D6">
        <w:rPr>
          <w:lang w:val="sr-Cyrl-RS"/>
        </w:rPr>
        <w:object w:dxaOrig="8475" w:dyaOrig="4125" w14:anchorId="22C4FC99">
          <v:shape id="_x0000_i1035" type="#_x0000_t75" style="width:417.6pt;height:202.75pt" o:ole="">
            <v:imagedata r:id="rId64" o:title=""/>
          </v:shape>
          <o:OLEObject Type="Embed" ProgID="Visio.Drawing.15" ShapeID="_x0000_i1035" DrawAspect="Content" ObjectID="_1529904582" r:id="rId65"/>
        </w:object>
      </w:r>
    </w:p>
    <w:p w14:paraId="151B4CE5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b/>
          <w:lang w:val="sr-Cyrl-RS"/>
        </w:rPr>
        <w:t>Уговор УГ6:</w:t>
      </w:r>
      <w:r w:rsidRPr="005954D6">
        <w:rPr>
          <w:lang w:val="sr-Cyrl-RS"/>
        </w:rPr>
        <w:t xml:space="preserve"> ObrisiTemu</w:t>
      </w:r>
    </w:p>
    <w:p w14:paraId="5361B44C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lang w:val="sr-Cyrl-RS"/>
        </w:rPr>
        <w:t>Операција: obrisiTemu(TemaID) : signal;</w:t>
      </w:r>
    </w:p>
    <w:p w14:paraId="664EAFE8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lang w:val="sr-Cyrl-RS"/>
        </w:rPr>
        <w:t>Веза са СК: СК 5</w:t>
      </w:r>
    </w:p>
    <w:p w14:paraId="73BF517D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lang w:val="sr-Cyrl-RS"/>
        </w:rPr>
        <w:t>Предуслови: Тема са датим идентификатором мора да постоји</w:t>
      </w:r>
    </w:p>
    <w:p w14:paraId="306511E6" w14:textId="0DA60C11" w:rsidR="00157C88" w:rsidRPr="005954D6" w:rsidRDefault="00157C88" w:rsidP="00157C88">
      <w:pPr>
        <w:rPr>
          <w:lang w:val="sr-Cyrl-RS"/>
        </w:rPr>
      </w:pPr>
      <w:r w:rsidRPr="005954D6">
        <w:rPr>
          <w:lang w:val="sr-Cyrl-RS"/>
        </w:rPr>
        <w:t>Постуслови: Тема је означена као обрисана</w:t>
      </w:r>
    </w:p>
    <w:p w14:paraId="420370B1" w14:textId="792D1356" w:rsidR="0001474B" w:rsidRDefault="00F51B6A" w:rsidP="00A83566">
      <w:pPr>
        <w:jc w:val="center"/>
        <w:rPr>
          <w:lang w:val="sr-Cyrl-RS"/>
        </w:rPr>
      </w:pPr>
      <w:r w:rsidRPr="005954D6">
        <w:rPr>
          <w:lang w:val="sr-Cyrl-RS"/>
        </w:rPr>
        <w:object w:dxaOrig="8955" w:dyaOrig="4455" w14:anchorId="72992BAA">
          <v:shape id="_x0000_i1036" type="#_x0000_t75" style="width:441.2pt;height:218.9pt" o:ole="">
            <v:imagedata r:id="rId66" o:title=""/>
          </v:shape>
          <o:OLEObject Type="Embed" ProgID="Visio.Drawing.15" ShapeID="_x0000_i1036" DrawAspect="Content" ObjectID="_1529904583" r:id="rId67"/>
        </w:object>
      </w:r>
    </w:p>
    <w:p w14:paraId="06D66179" w14:textId="77777777" w:rsidR="005954D6" w:rsidRDefault="005954D6" w:rsidP="00A83566">
      <w:pPr>
        <w:jc w:val="center"/>
        <w:rPr>
          <w:lang w:val="sr-Cyrl-RS"/>
        </w:rPr>
      </w:pPr>
    </w:p>
    <w:p w14:paraId="492976F5" w14:textId="77777777" w:rsidR="00F51B6A" w:rsidRPr="005954D6" w:rsidRDefault="00F51B6A" w:rsidP="00A83566">
      <w:pPr>
        <w:jc w:val="center"/>
        <w:rPr>
          <w:lang w:val="sr-Cyrl-RS"/>
        </w:rPr>
      </w:pPr>
    </w:p>
    <w:p w14:paraId="31E1F768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b/>
          <w:lang w:val="sr-Cyrl-RS"/>
        </w:rPr>
        <w:lastRenderedPageBreak/>
        <w:t>Уговор УГ7:</w:t>
      </w:r>
      <w:r w:rsidRPr="005954D6">
        <w:rPr>
          <w:lang w:val="sr-Cyrl-RS"/>
        </w:rPr>
        <w:t xml:space="preserve"> PomeriForum</w:t>
      </w:r>
    </w:p>
    <w:p w14:paraId="44DD1EC8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lang w:val="sr-Cyrl-RS"/>
        </w:rPr>
        <w:t>Операција: pomeriForum(ForumID,Smer):signal;</w:t>
      </w:r>
    </w:p>
    <w:p w14:paraId="71F2BBDD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lang w:val="sr-Cyrl-RS"/>
        </w:rPr>
        <w:t>Веза са СК: СК 6</w:t>
      </w:r>
    </w:p>
    <w:p w14:paraId="081E0BFE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lang w:val="sr-Cyrl-RS"/>
        </w:rPr>
        <w:t>Предуслови: Форум са датим идентификатором мора да постоји</w:t>
      </w:r>
    </w:p>
    <w:p w14:paraId="3629B222" w14:textId="20EF7718" w:rsidR="00157C88" w:rsidRPr="005954D6" w:rsidRDefault="00157C88" w:rsidP="00157C88">
      <w:pPr>
        <w:rPr>
          <w:lang w:val="sr-Cyrl-RS"/>
        </w:rPr>
      </w:pPr>
      <w:r w:rsidRPr="005954D6">
        <w:rPr>
          <w:lang w:val="sr-Cyrl-RS"/>
        </w:rPr>
        <w:t xml:space="preserve">Постуслови: </w:t>
      </w:r>
      <w:r w:rsidR="00D75E41" w:rsidRPr="005954D6">
        <w:rPr>
          <w:lang w:val="sr-Cyrl-RS"/>
        </w:rPr>
        <w:t>Позиције</w:t>
      </w:r>
      <w:r w:rsidRPr="005954D6">
        <w:rPr>
          <w:lang w:val="sr-Cyrl-RS"/>
        </w:rPr>
        <w:t xml:space="preserve"> дате теме као и тема испод или изнад ње у распореду су промењени</w:t>
      </w:r>
    </w:p>
    <w:p w14:paraId="7607D655" w14:textId="04375C76" w:rsidR="009C1D1F" w:rsidRPr="005954D6" w:rsidRDefault="009C1D1F" w:rsidP="009C1D1F">
      <w:pPr>
        <w:jc w:val="center"/>
        <w:rPr>
          <w:lang w:val="sr-Cyrl-RS"/>
        </w:rPr>
      </w:pPr>
      <w:r w:rsidRPr="005954D6">
        <w:rPr>
          <w:lang w:val="sr-Cyrl-RS"/>
        </w:rPr>
        <w:object w:dxaOrig="8850" w:dyaOrig="5595" w14:anchorId="75BA395B">
          <v:shape id="_x0000_i1029" type="#_x0000_t75" style="width:436.05pt;height:274.75pt" o:ole="">
            <v:imagedata r:id="rId68" o:title=""/>
          </v:shape>
          <o:OLEObject Type="Embed" ProgID="Visio.Drawing.15" ShapeID="_x0000_i1029" DrawAspect="Content" ObjectID="_1529904584" r:id="rId69"/>
        </w:object>
      </w:r>
    </w:p>
    <w:p w14:paraId="52695F34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b/>
          <w:lang w:val="sr-Cyrl-RS"/>
        </w:rPr>
        <w:t>Уговор УГ8:</w:t>
      </w:r>
      <w:r w:rsidRPr="005954D6">
        <w:rPr>
          <w:lang w:val="sr-Cyrl-RS"/>
        </w:rPr>
        <w:t xml:space="preserve"> RegistrujKorisnika</w:t>
      </w:r>
    </w:p>
    <w:p w14:paraId="2F7629D4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lang w:val="sr-Cyrl-RS"/>
        </w:rPr>
        <w:t>Операција: registrujKorisnika(KorisnickoIme,Sifra):signal;</w:t>
      </w:r>
    </w:p>
    <w:p w14:paraId="632F7EFC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lang w:val="sr-Cyrl-RS"/>
        </w:rPr>
        <w:t>Веза са СК: СК 7</w:t>
      </w:r>
    </w:p>
    <w:p w14:paraId="302762A3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lang w:val="sr-Cyrl-RS"/>
        </w:rPr>
        <w:t>Предуслови: Корисничко име је дуго између 3 и 25 карактера, шифра је дуга од 5 до 64 карактера и садржи слова и бројеве</w:t>
      </w:r>
    </w:p>
    <w:p w14:paraId="49280713" w14:textId="71FFDFED" w:rsidR="00157C88" w:rsidRPr="005954D6" w:rsidRDefault="00157C88" w:rsidP="00157C88">
      <w:pPr>
        <w:rPr>
          <w:lang w:val="sr-Cyrl-RS"/>
        </w:rPr>
      </w:pPr>
      <w:r w:rsidRPr="005954D6">
        <w:rPr>
          <w:lang w:val="sr-Cyrl-RS"/>
        </w:rPr>
        <w:t>Постуслови: Корисник је креиран са датим именом и шифром</w:t>
      </w:r>
    </w:p>
    <w:p w14:paraId="68FCFF0F" w14:textId="59274511" w:rsidR="009C1D1F" w:rsidRPr="005954D6" w:rsidRDefault="00D75E41" w:rsidP="00116029">
      <w:pPr>
        <w:jc w:val="center"/>
        <w:rPr>
          <w:lang w:val="sr-Cyrl-RS"/>
        </w:rPr>
      </w:pPr>
      <w:r w:rsidRPr="005954D6">
        <w:rPr>
          <w:lang w:val="sr-Cyrl-RS"/>
        </w:rPr>
        <w:object w:dxaOrig="8385" w:dyaOrig="3570" w14:anchorId="5E6EBBCB">
          <v:shape id="_x0000_i1034" type="#_x0000_t75" style="width:413pt;height:175.7pt" o:ole="">
            <v:imagedata r:id="rId70" o:title=""/>
          </v:shape>
          <o:OLEObject Type="Embed" ProgID="Visio.Drawing.15" ShapeID="_x0000_i1034" DrawAspect="Content" ObjectID="_1529904585" r:id="rId71"/>
        </w:object>
      </w:r>
    </w:p>
    <w:p w14:paraId="7F4A3E76" w14:textId="77777777" w:rsidR="00157C88" w:rsidRPr="005954D6" w:rsidRDefault="00157C88" w:rsidP="00157C88">
      <w:pPr>
        <w:spacing w:after="120"/>
        <w:jc w:val="left"/>
        <w:rPr>
          <w:lang w:val="sr-Cyrl-RS"/>
        </w:rPr>
      </w:pPr>
      <w:r w:rsidRPr="005954D6">
        <w:rPr>
          <w:b/>
          <w:lang w:val="sr-Cyrl-RS"/>
        </w:rPr>
        <w:lastRenderedPageBreak/>
        <w:t>Уговор УГ9:</w:t>
      </w:r>
      <w:r w:rsidRPr="005954D6">
        <w:rPr>
          <w:lang w:val="sr-Cyrl-RS"/>
        </w:rPr>
        <w:t xml:space="preserve"> UlogujKorisnika</w:t>
      </w:r>
    </w:p>
    <w:p w14:paraId="5E4B3FB5" w14:textId="77777777" w:rsidR="00157C88" w:rsidRPr="005954D6" w:rsidRDefault="00157C88" w:rsidP="00157C88">
      <w:pPr>
        <w:spacing w:after="120"/>
        <w:jc w:val="left"/>
        <w:rPr>
          <w:lang w:val="sr-Cyrl-RS"/>
        </w:rPr>
      </w:pPr>
      <w:r w:rsidRPr="005954D6">
        <w:rPr>
          <w:lang w:val="sr-Cyrl-RS"/>
        </w:rPr>
        <w:t>Операција: ulogujKorisnika(KorisnickoIme,Sifra):signal;</w:t>
      </w:r>
    </w:p>
    <w:p w14:paraId="07D7F2ED" w14:textId="77777777" w:rsidR="00157C88" w:rsidRPr="005954D6" w:rsidRDefault="00157C88" w:rsidP="00157C88">
      <w:pPr>
        <w:spacing w:after="120"/>
        <w:jc w:val="left"/>
        <w:rPr>
          <w:lang w:val="sr-Cyrl-RS"/>
        </w:rPr>
      </w:pPr>
      <w:r w:rsidRPr="005954D6">
        <w:rPr>
          <w:lang w:val="sr-Cyrl-RS"/>
        </w:rPr>
        <w:t>Веза са СК: СК 8</w:t>
      </w:r>
    </w:p>
    <w:p w14:paraId="028F1E5B" w14:textId="77777777" w:rsidR="00157C88" w:rsidRPr="005954D6" w:rsidRDefault="00157C88" w:rsidP="00157C88">
      <w:pPr>
        <w:spacing w:after="120"/>
        <w:jc w:val="left"/>
        <w:rPr>
          <w:lang w:val="sr-Cyrl-RS"/>
        </w:rPr>
      </w:pPr>
      <w:r w:rsidRPr="005954D6">
        <w:rPr>
          <w:lang w:val="sr-Cyrl-RS"/>
        </w:rPr>
        <w:t>Предуслови: Корисничко име и шифра су унети, корисник са датим именом и шифром постоји.</w:t>
      </w:r>
    </w:p>
    <w:p w14:paraId="003E89B4" w14:textId="478C3BA3" w:rsidR="00157C88" w:rsidRPr="005954D6" w:rsidRDefault="00157C88" w:rsidP="00157C88">
      <w:pPr>
        <w:rPr>
          <w:lang w:val="sr-Cyrl-RS"/>
        </w:rPr>
      </w:pPr>
      <w:r w:rsidRPr="005954D6">
        <w:rPr>
          <w:lang w:val="sr-Cyrl-RS"/>
        </w:rPr>
        <w:t>Постуслови: Корисник је улогован у сесију</w:t>
      </w:r>
    </w:p>
    <w:p w14:paraId="529193B6" w14:textId="25319118" w:rsidR="00116029" w:rsidRPr="005954D6" w:rsidRDefault="00116029" w:rsidP="00116029">
      <w:pPr>
        <w:pStyle w:val="Lista"/>
        <w:numPr>
          <w:ilvl w:val="0"/>
          <w:numId w:val="47"/>
        </w:numPr>
        <w:rPr>
          <w:lang w:val="sr-Cyrl-RS"/>
        </w:rPr>
      </w:pPr>
      <w:r w:rsidRPr="005954D6">
        <w:rPr>
          <w:lang w:val="sr-Cyrl-RS"/>
        </w:rPr>
        <w:t>У изради система користи се софтверска библиотека која поседује сопствени систем за логовање корисника</w:t>
      </w:r>
      <w:r w:rsidR="003F6D57" w:rsidRPr="005954D6">
        <w:rPr>
          <w:lang w:val="sr-Cyrl-RS"/>
        </w:rPr>
        <w:t xml:space="preserve"> и управљање сесијама</w:t>
      </w:r>
      <w:r w:rsidRPr="005954D6">
        <w:rPr>
          <w:lang w:val="sr-Cyrl-RS"/>
        </w:rPr>
        <w:t xml:space="preserve">, </w:t>
      </w:r>
      <w:r w:rsidR="003F6D57" w:rsidRPr="005954D6">
        <w:rPr>
          <w:lang w:val="sr-Cyrl-RS"/>
        </w:rPr>
        <w:t xml:space="preserve">стога контролерски код </w:t>
      </w:r>
      <w:r w:rsidRPr="005954D6">
        <w:rPr>
          <w:lang w:val="sr-Cyrl-RS"/>
        </w:rPr>
        <w:t>за логовање</w:t>
      </w:r>
      <w:r w:rsidR="003F6D57" w:rsidRPr="005954D6">
        <w:rPr>
          <w:lang w:val="sr-Cyrl-RS"/>
        </w:rPr>
        <w:t xml:space="preserve"> не постоји</w:t>
      </w:r>
      <w:r w:rsidRPr="005954D6">
        <w:rPr>
          <w:lang w:val="sr-Cyrl-RS"/>
        </w:rPr>
        <w:t>.</w:t>
      </w:r>
    </w:p>
    <w:p w14:paraId="5F11B8D5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b/>
          <w:lang w:val="sr-Cyrl-RS"/>
        </w:rPr>
        <w:t>Уговор УГ10:</w:t>
      </w:r>
      <w:r w:rsidRPr="005954D6">
        <w:rPr>
          <w:lang w:val="sr-Cyrl-RS"/>
        </w:rPr>
        <w:t xml:space="preserve"> PromeniZakljucanost</w:t>
      </w:r>
    </w:p>
    <w:p w14:paraId="45ECB3FF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lang w:val="sr-Cyrl-RS"/>
        </w:rPr>
        <w:t>Операција: promeniZakljucanost(TemaID,Zakljucana) : signal;</w:t>
      </w:r>
    </w:p>
    <w:p w14:paraId="24C217B4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lang w:val="sr-Cyrl-RS"/>
        </w:rPr>
        <w:t>Веза са СК: СК 9</w:t>
      </w:r>
    </w:p>
    <w:p w14:paraId="4514149B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lang w:val="sr-Cyrl-RS"/>
        </w:rPr>
        <w:t>Предуслови: Тема са датим идентификатором постоји</w:t>
      </w:r>
    </w:p>
    <w:p w14:paraId="69D8A6FE" w14:textId="2E674B56" w:rsidR="00157C88" w:rsidRPr="005954D6" w:rsidRDefault="00157C88" w:rsidP="00157C88">
      <w:pPr>
        <w:rPr>
          <w:lang w:val="sr-Cyrl-RS"/>
        </w:rPr>
      </w:pPr>
      <w:r w:rsidRPr="005954D6">
        <w:rPr>
          <w:lang w:val="sr-Cyrl-RS"/>
        </w:rPr>
        <w:t>Постуслови: Тема је закључана, односно откључана</w:t>
      </w:r>
    </w:p>
    <w:p w14:paraId="04E6E84D" w14:textId="2BAF376B" w:rsidR="003F6D57" w:rsidRPr="005954D6" w:rsidRDefault="00D75E41" w:rsidP="00D75E41">
      <w:pPr>
        <w:jc w:val="center"/>
        <w:rPr>
          <w:lang w:val="sr-Cyrl-RS"/>
        </w:rPr>
      </w:pPr>
      <w:r w:rsidRPr="005954D6">
        <w:rPr>
          <w:lang w:val="sr-Cyrl-RS"/>
        </w:rPr>
        <w:object w:dxaOrig="7230" w:dyaOrig="3975" w14:anchorId="1C029F8A">
          <v:shape id="_x0000_i1031" type="#_x0000_t75" style="width:355.95pt;height:195.85pt" o:ole="">
            <v:imagedata r:id="rId72" o:title=""/>
          </v:shape>
          <o:OLEObject Type="Embed" ProgID="Visio.Drawing.15" ShapeID="_x0000_i1031" DrawAspect="Content" ObjectID="_1529904586" r:id="rId73"/>
        </w:object>
      </w:r>
    </w:p>
    <w:p w14:paraId="489784A3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b/>
          <w:lang w:val="sr-Cyrl-RS"/>
        </w:rPr>
        <w:t>Уговор УГ11:</w:t>
      </w:r>
      <w:r w:rsidRPr="005954D6">
        <w:rPr>
          <w:lang w:val="sr-Cyrl-RS"/>
        </w:rPr>
        <w:t xml:space="preserve"> KreirajForum</w:t>
      </w:r>
    </w:p>
    <w:p w14:paraId="77C82DB7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lang w:val="sr-Cyrl-RS"/>
        </w:rPr>
        <w:t>Операција: kreirajForum(NadforumID,Ime):signal;</w:t>
      </w:r>
    </w:p>
    <w:p w14:paraId="558EB0C7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lang w:val="sr-Cyrl-RS"/>
        </w:rPr>
        <w:t>Веза са СК: СК 10</w:t>
      </w:r>
    </w:p>
    <w:p w14:paraId="5E20A054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lang w:val="sr-Cyrl-RS"/>
        </w:rPr>
        <w:t>Предуслови: Надфорум са датим идентификатором мора да постоји (или је вредност није дата), име има између 8 и 150 карактера</w:t>
      </w:r>
    </w:p>
    <w:p w14:paraId="4BC1F197" w14:textId="24B38EC8" w:rsidR="00157C88" w:rsidRPr="005954D6" w:rsidRDefault="00157C88" w:rsidP="00157C88">
      <w:pPr>
        <w:rPr>
          <w:lang w:val="sr-Cyrl-RS"/>
        </w:rPr>
      </w:pPr>
      <w:r w:rsidRPr="005954D6">
        <w:rPr>
          <w:lang w:val="sr-Cyrl-RS"/>
        </w:rPr>
        <w:t>Постуслови: Форум је креиран са датим именом</w:t>
      </w:r>
    </w:p>
    <w:p w14:paraId="5CD1F3CB" w14:textId="5F766ACC" w:rsidR="003F6D57" w:rsidRPr="005954D6" w:rsidRDefault="00D75E41" w:rsidP="00D75E41">
      <w:pPr>
        <w:jc w:val="center"/>
        <w:rPr>
          <w:lang w:val="sr-Cyrl-RS"/>
        </w:rPr>
      </w:pPr>
      <w:r w:rsidRPr="005954D6">
        <w:rPr>
          <w:lang w:val="sr-Cyrl-RS"/>
        </w:rPr>
        <w:object w:dxaOrig="7995" w:dyaOrig="3975" w14:anchorId="581958F4">
          <v:shape id="_x0000_i1033" type="#_x0000_t75" style="width:394pt;height:195.85pt" o:ole="">
            <v:imagedata r:id="rId74" o:title=""/>
          </v:shape>
          <o:OLEObject Type="Embed" ProgID="Visio.Drawing.15" ShapeID="_x0000_i1033" DrawAspect="Content" ObjectID="_1529904587" r:id="rId75"/>
        </w:object>
      </w:r>
    </w:p>
    <w:p w14:paraId="39C97BE7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b/>
          <w:lang w:val="sr-Cyrl-RS"/>
        </w:rPr>
        <w:t>Уговор УГ12:</w:t>
      </w:r>
      <w:r w:rsidRPr="005954D6">
        <w:rPr>
          <w:lang w:val="sr-Cyrl-RS"/>
        </w:rPr>
        <w:t xml:space="preserve"> PostaviUlogu</w:t>
      </w:r>
    </w:p>
    <w:p w14:paraId="01A31321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lang w:val="sr-Cyrl-RS"/>
        </w:rPr>
        <w:t>Операција: postaviUlogu(KorisnikID,UlogaID):signal;</w:t>
      </w:r>
    </w:p>
    <w:p w14:paraId="68219408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lang w:val="sr-Cyrl-RS"/>
        </w:rPr>
        <w:t>Веза са СК: СК 11</w:t>
      </w:r>
    </w:p>
    <w:p w14:paraId="6B38D5D7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lang w:val="sr-Cyrl-RS"/>
        </w:rPr>
        <w:t>Предуслови: Кориник и улога са датим идентификаторима постоје</w:t>
      </w:r>
    </w:p>
    <w:p w14:paraId="17796773" w14:textId="6530E7EA" w:rsidR="00157C88" w:rsidRPr="005954D6" w:rsidRDefault="00157C88" w:rsidP="00157C88">
      <w:pPr>
        <w:rPr>
          <w:lang w:val="sr-Cyrl-RS"/>
        </w:rPr>
      </w:pPr>
      <w:r w:rsidRPr="005954D6">
        <w:rPr>
          <w:lang w:val="sr-Cyrl-RS"/>
        </w:rPr>
        <w:t>Постуслови: Корисннику је додељена дата улога.</w:t>
      </w:r>
      <w:r w:rsidR="000967EB" w:rsidRPr="005954D6">
        <w:rPr>
          <w:lang w:val="sr-Cyrl-RS"/>
        </w:rPr>
        <w:t xml:space="preserve"> </w:t>
      </w:r>
    </w:p>
    <w:p w14:paraId="26379414" w14:textId="07D34E3A" w:rsidR="003F6D57" w:rsidRPr="005954D6" w:rsidRDefault="00D75E41" w:rsidP="00D75E41">
      <w:pPr>
        <w:jc w:val="center"/>
        <w:rPr>
          <w:lang w:val="sr-Cyrl-RS"/>
        </w:rPr>
      </w:pPr>
      <w:r w:rsidRPr="005954D6">
        <w:rPr>
          <w:lang w:val="sr-Cyrl-RS"/>
        </w:rPr>
        <w:object w:dxaOrig="7935" w:dyaOrig="3975" w14:anchorId="6E568258">
          <v:shape id="_x0000_i1032" type="#_x0000_t75" style="width:390.55pt;height:195.85pt" o:ole="">
            <v:imagedata r:id="rId76" o:title=""/>
          </v:shape>
          <o:OLEObject Type="Embed" ProgID="Visio.Drawing.15" ShapeID="_x0000_i1032" DrawAspect="Content" ObjectID="_1529904588" r:id="rId77"/>
        </w:object>
      </w:r>
    </w:p>
    <w:p w14:paraId="2F519E5C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b/>
          <w:lang w:val="sr-Cyrl-RS"/>
        </w:rPr>
        <w:t>Уговор УГ13:</w:t>
      </w:r>
      <w:r w:rsidRPr="005954D6">
        <w:rPr>
          <w:lang w:val="sr-Cyrl-RS"/>
        </w:rPr>
        <w:t xml:space="preserve"> VratiDozvole</w:t>
      </w:r>
    </w:p>
    <w:p w14:paraId="6934EBD0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lang w:val="sr-Cyrl-RS"/>
        </w:rPr>
        <w:t>Операција: vratiDozvole(UlogaID):signal;</w:t>
      </w:r>
    </w:p>
    <w:p w14:paraId="2E4773D7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lang w:val="sr-Cyrl-RS"/>
        </w:rPr>
        <w:t>Веза са СК: СК 12</w:t>
      </w:r>
    </w:p>
    <w:p w14:paraId="0633BA74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lang w:val="sr-Cyrl-RS"/>
        </w:rPr>
        <w:t>Предуслови: Улога са датим идентификатором постоји</w:t>
      </w:r>
    </w:p>
    <w:p w14:paraId="3D7A62B1" w14:textId="0984A23A" w:rsidR="00157C88" w:rsidRPr="005954D6" w:rsidRDefault="00157C88" w:rsidP="00157C88">
      <w:pPr>
        <w:rPr>
          <w:lang w:val="sr-Cyrl-RS"/>
        </w:rPr>
      </w:pPr>
      <w:r w:rsidRPr="005954D6">
        <w:rPr>
          <w:lang w:val="sr-Cyrl-RS"/>
        </w:rPr>
        <w:t>Постуслови: -</w:t>
      </w:r>
    </w:p>
    <w:p w14:paraId="4AEC67A5" w14:textId="7F5C2DA8" w:rsidR="00D75E41" w:rsidRPr="005954D6" w:rsidRDefault="004A54D9" w:rsidP="00157C88">
      <w:pPr>
        <w:rPr>
          <w:lang w:val="sr-Cyrl-RS"/>
        </w:rPr>
      </w:pPr>
      <w:r w:rsidRPr="005954D6">
        <w:rPr>
          <w:lang w:val="sr-Cyrl-RS"/>
        </w:rPr>
        <w:object w:dxaOrig="10650" w:dyaOrig="4950" w14:anchorId="7BE34AFD">
          <v:shape id="_x0000_i1037" type="#_x0000_t75" style="width:524.75pt;height:243.65pt" o:ole="">
            <v:imagedata r:id="rId78" o:title=""/>
          </v:shape>
          <o:OLEObject Type="Embed" ProgID="Visio.Drawing.15" ShapeID="_x0000_i1037" DrawAspect="Content" ObjectID="_1529904589" r:id="rId79"/>
        </w:object>
      </w:r>
    </w:p>
    <w:p w14:paraId="423FB121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b/>
          <w:lang w:val="sr-Cyrl-RS"/>
        </w:rPr>
        <w:t>Уговор УГ14:</w:t>
      </w:r>
      <w:r w:rsidRPr="005954D6">
        <w:rPr>
          <w:lang w:val="sr-Cyrl-RS"/>
        </w:rPr>
        <w:t xml:space="preserve"> PromeniDozvolu</w:t>
      </w:r>
    </w:p>
    <w:p w14:paraId="207B1B01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lang w:val="sr-Cyrl-RS"/>
        </w:rPr>
        <w:t>Операција: promeniDozvolu(UlogaID,DozvolaID,Aktivna):signal;</w:t>
      </w:r>
    </w:p>
    <w:p w14:paraId="2DC7AAF0" w14:textId="7729A112" w:rsidR="00157C88" w:rsidRPr="004A54D9" w:rsidRDefault="00157C88" w:rsidP="00157C88">
      <w:pPr>
        <w:spacing w:after="120"/>
        <w:rPr>
          <w:lang w:val="sr-Latn-RS"/>
        </w:rPr>
      </w:pPr>
      <w:r w:rsidRPr="005954D6">
        <w:rPr>
          <w:lang w:val="sr-Cyrl-RS"/>
        </w:rPr>
        <w:t>Веза са СК: СК 12</w:t>
      </w:r>
    </w:p>
    <w:p w14:paraId="5FF58E28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lang w:val="sr-Cyrl-RS"/>
        </w:rPr>
        <w:t>Предуслови: Улога и дозвола са датим идентификаторима постоје</w:t>
      </w:r>
    </w:p>
    <w:p w14:paraId="40503362" w14:textId="6A5B6D9E" w:rsidR="00157C88" w:rsidRDefault="00157C88" w:rsidP="00157C88">
      <w:pPr>
        <w:rPr>
          <w:lang w:val="sr-Cyrl-RS"/>
        </w:rPr>
      </w:pPr>
      <w:r w:rsidRPr="005954D6">
        <w:rPr>
          <w:lang w:val="sr-Cyrl-RS"/>
        </w:rPr>
        <w:t>Постуслови: Дата дозвола је додељена, односно одузета, датој улози</w:t>
      </w:r>
    </w:p>
    <w:p w14:paraId="0E508F74" w14:textId="20AC2A0D" w:rsidR="004A54D9" w:rsidRPr="005954D6" w:rsidRDefault="00A31FA1" w:rsidP="00157C88">
      <w:pPr>
        <w:rPr>
          <w:lang w:val="sr-Cyrl-RS"/>
        </w:rPr>
      </w:pPr>
      <w:r w:rsidRPr="005954D6">
        <w:rPr>
          <w:lang w:val="sr-Cyrl-RS"/>
        </w:rPr>
        <w:object w:dxaOrig="10650" w:dyaOrig="6390" w14:anchorId="3FB1BCFE">
          <v:shape id="_x0000_i1038" type="#_x0000_t75" style="width:524.75pt;height:314.5pt" o:ole="">
            <v:imagedata r:id="rId80" o:title=""/>
          </v:shape>
          <o:OLEObject Type="Embed" ProgID="Visio.Drawing.15" ShapeID="_x0000_i1038" DrawAspect="Content" ObjectID="_1529904590" r:id="rId81"/>
        </w:object>
      </w:r>
    </w:p>
    <w:p w14:paraId="63115C31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b/>
          <w:lang w:val="sr-Cyrl-RS"/>
        </w:rPr>
        <w:lastRenderedPageBreak/>
        <w:t>Уговор УГ15:</w:t>
      </w:r>
      <w:r w:rsidRPr="005954D6">
        <w:rPr>
          <w:lang w:val="sr-Cyrl-RS"/>
        </w:rPr>
        <w:t xml:space="preserve"> KreirajUlogu</w:t>
      </w:r>
    </w:p>
    <w:p w14:paraId="2C0AA44F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lang w:val="sr-Cyrl-RS"/>
        </w:rPr>
        <w:t>Операција: kreirajUlogu(UlogaID,Ime):signal;</w:t>
      </w:r>
    </w:p>
    <w:p w14:paraId="2F4E42BE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lang w:val="sr-Cyrl-RS"/>
        </w:rPr>
        <w:t>Веза са СК: СК 13</w:t>
      </w:r>
    </w:p>
    <w:p w14:paraId="686336E8" w14:textId="77777777" w:rsidR="00157C88" w:rsidRPr="005954D6" w:rsidRDefault="00157C88" w:rsidP="00157C88">
      <w:pPr>
        <w:spacing w:after="120"/>
        <w:rPr>
          <w:lang w:val="sr-Cyrl-RS"/>
        </w:rPr>
      </w:pPr>
      <w:r w:rsidRPr="005954D6">
        <w:rPr>
          <w:lang w:val="sr-Cyrl-RS"/>
        </w:rPr>
        <w:t>Предуслови: Идентификатор улоге мора да има од 40 до 20 карактера, а име од 4 до 30 карактера.</w:t>
      </w:r>
    </w:p>
    <w:p w14:paraId="5089457A" w14:textId="413E51DA" w:rsidR="00157C88" w:rsidRPr="005954D6" w:rsidRDefault="00157C88" w:rsidP="00157C88">
      <w:pPr>
        <w:rPr>
          <w:lang w:val="sr-Cyrl-RS"/>
        </w:rPr>
      </w:pPr>
      <w:r w:rsidRPr="005954D6">
        <w:rPr>
          <w:lang w:val="sr-Cyrl-RS"/>
        </w:rPr>
        <w:t>Постуслови: Улога је креирана</w:t>
      </w:r>
    </w:p>
    <w:p w14:paraId="08BF30B9" w14:textId="2368E672" w:rsidR="00AF0849" w:rsidRDefault="00A31FA1" w:rsidP="00A31FA1">
      <w:pPr>
        <w:jc w:val="center"/>
        <w:rPr>
          <w:lang w:val="sr-Cyrl-RS"/>
        </w:rPr>
      </w:pPr>
      <w:r w:rsidRPr="005954D6">
        <w:rPr>
          <w:lang w:val="sr-Cyrl-RS"/>
        </w:rPr>
        <w:object w:dxaOrig="7995" w:dyaOrig="3555" w14:anchorId="1AF0D004">
          <v:shape id="_x0000_i1039" type="#_x0000_t75" style="width:394pt;height:175.1pt" o:ole="">
            <v:imagedata r:id="rId82" o:title=""/>
          </v:shape>
          <o:OLEObject Type="Embed" ProgID="Visio.Drawing.15" ShapeID="_x0000_i1039" DrawAspect="Content" ObjectID="_1529904591" r:id="rId83"/>
        </w:object>
      </w:r>
    </w:p>
    <w:p w14:paraId="53834F1A" w14:textId="4AF9C558" w:rsidR="00A31FA1" w:rsidRDefault="00CE18C3" w:rsidP="00CE18C3">
      <w:pPr>
        <w:pStyle w:val="1"/>
        <w:rPr>
          <w:lang w:val="sr-Cyrl-RS"/>
        </w:rPr>
      </w:pPr>
      <w:bookmarkStart w:id="79" w:name="_Toc456162727"/>
      <w:r>
        <w:rPr>
          <w:lang w:val="sr-Cyrl-RS"/>
        </w:rPr>
        <w:t>Имплементација</w:t>
      </w:r>
      <w:bookmarkEnd w:id="79"/>
    </w:p>
    <w:p w14:paraId="4C329137" w14:textId="020FBAE4" w:rsidR="00CE18C3" w:rsidRDefault="00CE18C3" w:rsidP="00CE18C3">
      <w:pPr>
        <w:rPr>
          <w:lang w:val="sr-Cyrl-RS"/>
        </w:rPr>
      </w:pPr>
      <w:r>
        <w:rPr>
          <w:lang w:val="sr-Cyrl-RS"/>
        </w:rPr>
        <w:t xml:space="preserve">Систем је имплементиран као </w:t>
      </w:r>
      <w:r>
        <w:rPr>
          <w:lang w:val="sr-Latn-RS"/>
        </w:rPr>
        <w:t>Java EE</w:t>
      </w:r>
      <w:r>
        <w:rPr>
          <w:lang w:val="sr-Cyrl-RS"/>
        </w:rPr>
        <w:t xml:space="preserve"> апликација, Коришћењем </w:t>
      </w:r>
      <w:r>
        <w:rPr>
          <w:lang w:val="sr-Latn-RS"/>
        </w:rPr>
        <w:t>Spring framework</w:t>
      </w:r>
      <w:r>
        <w:rPr>
          <w:lang w:val="sr-Cyrl-RS"/>
        </w:rPr>
        <w:t xml:space="preserve">-а, укључујући </w:t>
      </w:r>
      <w:r>
        <w:rPr>
          <w:lang w:val="sr-Latn-RS"/>
        </w:rPr>
        <w:t>Spring MVC, Spring Data JPA (</w:t>
      </w:r>
      <w:r>
        <w:rPr>
          <w:lang w:val="sr-Cyrl-RS"/>
        </w:rPr>
        <w:t xml:space="preserve">за комуникацију са базом се користи </w:t>
      </w:r>
      <w:r>
        <w:rPr>
          <w:lang w:val="sr-Latn-RS"/>
        </w:rPr>
        <w:t>Hibernate)</w:t>
      </w:r>
      <w:r w:rsidR="00CC78DE">
        <w:rPr>
          <w:lang w:val="sr-Cyrl-RS"/>
        </w:rPr>
        <w:t xml:space="preserve">. </w:t>
      </w:r>
      <w:r w:rsidR="00CC78DE">
        <w:rPr>
          <w:lang w:val="sr-Latn-RS"/>
        </w:rPr>
        <w:t xml:space="preserve">Spring Security </w:t>
      </w:r>
      <w:r w:rsidR="00CC78DE">
        <w:rPr>
          <w:lang w:val="sr-Cyrl-RS"/>
        </w:rPr>
        <w:t xml:space="preserve">се користи за логовање корисника и ограничавање приступа деловима корисничког интерфејса и пословне логике у складу са дозволама које поседује корисник (декларативно, преко анотација и </w:t>
      </w:r>
      <w:r w:rsidR="00CC78DE">
        <w:rPr>
          <w:lang w:val="sr-Latn-RS"/>
        </w:rPr>
        <w:t>JSP tagova</w:t>
      </w:r>
      <w:r w:rsidR="00CC78DE">
        <w:rPr>
          <w:lang w:val="sr-Cyrl-RS"/>
        </w:rPr>
        <w:t xml:space="preserve">). </w:t>
      </w:r>
      <w:r w:rsidR="00CC78DE">
        <w:rPr>
          <w:lang w:val="sr-Latn-RS"/>
        </w:rPr>
        <w:t xml:space="preserve">Spring TX </w:t>
      </w:r>
      <w:r w:rsidR="00CC78DE">
        <w:rPr>
          <w:lang w:val="sr-Cyrl-RS"/>
        </w:rPr>
        <w:t xml:space="preserve">модул се користи за декларативно управљање трансакцијама преко анотација. За опис корисничког интерфејса користе се </w:t>
      </w:r>
      <w:r w:rsidR="00CC78DE">
        <w:rPr>
          <w:lang w:val="sr-Latn-RS"/>
        </w:rPr>
        <w:t>JSP</w:t>
      </w:r>
      <w:r w:rsidR="00CC78DE">
        <w:rPr>
          <w:lang w:val="sr-Cyrl-RS"/>
        </w:rPr>
        <w:t xml:space="preserve"> темплејти.</w:t>
      </w:r>
    </w:p>
    <w:p w14:paraId="308177DF" w14:textId="4D592E13" w:rsidR="00CC78DE" w:rsidRDefault="00CC78DE" w:rsidP="00CE18C3">
      <w:pPr>
        <w:rPr>
          <w:lang w:val="sr-Cyrl-RS"/>
        </w:rPr>
      </w:pPr>
      <w:r>
        <w:rPr>
          <w:lang w:val="sr-Cyrl-RS"/>
        </w:rPr>
        <w:t>Пакети пројекта:</w:t>
      </w:r>
      <w:bookmarkStart w:id="80" w:name="_GoBack"/>
      <w:bookmarkEnd w:id="80"/>
    </w:p>
    <w:p w14:paraId="71E084F2" w14:textId="75DCACD0" w:rsidR="00CC78DE" w:rsidRPr="00CC78DE" w:rsidRDefault="00CC78DE" w:rsidP="00CC78DE">
      <w:pPr>
        <w:pStyle w:val="a"/>
        <w:numPr>
          <w:ilvl w:val="0"/>
          <w:numId w:val="47"/>
        </w:numPr>
        <w:rPr>
          <w:lang w:val="sr-Cyrl-RS"/>
        </w:rPr>
      </w:pPr>
      <w:r>
        <w:rPr>
          <w:lang w:val="sr-Latn-RS"/>
        </w:rPr>
        <w:t xml:space="preserve">sforum.forms – </w:t>
      </w:r>
      <w:r>
        <w:rPr>
          <w:lang w:val="sr-Cyrl-RS"/>
        </w:rPr>
        <w:t>класе које представљају форме за унос</w:t>
      </w:r>
    </w:p>
    <w:p w14:paraId="327DBFC9" w14:textId="31BEBC61" w:rsidR="00CC78DE" w:rsidRPr="00CC78DE" w:rsidRDefault="00CC78DE" w:rsidP="00CC78DE">
      <w:pPr>
        <w:pStyle w:val="a"/>
        <w:numPr>
          <w:ilvl w:val="0"/>
          <w:numId w:val="47"/>
        </w:numPr>
        <w:rPr>
          <w:lang w:val="sr-Cyrl-RS"/>
        </w:rPr>
      </w:pPr>
      <w:r>
        <w:rPr>
          <w:lang w:val="sr-Latn-RS"/>
        </w:rPr>
        <w:t>sforum.</w:t>
      </w:r>
      <w:r>
        <w:rPr>
          <w:lang w:val="sr-Latn-RS"/>
        </w:rPr>
        <w:t>model</w:t>
      </w:r>
      <w:r>
        <w:rPr>
          <w:lang w:val="sr-Cyrl-RS"/>
        </w:rPr>
        <w:t xml:space="preserve"> – доменски објекти (</w:t>
      </w:r>
      <w:r>
        <w:rPr>
          <w:lang w:val="sr-Latn-RS"/>
        </w:rPr>
        <w:t>JPA</w:t>
      </w:r>
      <w:r>
        <w:rPr>
          <w:lang w:val="sr-Cyrl-RS"/>
        </w:rPr>
        <w:t>)</w:t>
      </w:r>
    </w:p>
    <w:p w14:paraId="203EC108" w14:textId="1FDE943C" w:rsidR="00CC78DE" w:rsidRPr="00CC78DE" w:rsidRDefault="00CC78DE" w:rsidP="00CC78DE">
      <w:pPr>
        <w:pStyle w:val="a"/>
        <w:numPr>
          <w:ilvl w:val="0"/>
          <w:numId w:val="47"/>
        </w:numPr>
        <w:rPr>
          <w:lang w:val="sr-Cyrl-RS"/>
        </w:rPr>
      </w:pPr>
      <w:r>
        <w:rPr>
          <w:lang w:val="sr-Latn-RS"/>
        </w:rPr>
        <w:t>sforum.</w:t>
      </w:r>
      <w:r>
        <w:rPr>
          <w:lang w:val="sr-Latn-RS"/>
        </w:rPr>
        <w:t>repostitory</w:t>
      </w:r>
      <w:r>
        <w:rPr>
          <w:lang w:val="sr-Cyrl-RS"/>
        </w:rPr>
        <w:t xml:space="preserve"> – репозиторијум класе за комуникацију са базом</w:t>
      </w:r>
    </w:p>
    <w:p w14:paraId="4F40F9E1" w14:textId="4E1AD59E" w:rsidR="00CC78DE" w:rsidRPr="00CC78DE" w:rsidRDefault="00CC78DE" w:rsidP="00CC78DE">
      <w:pPr>
        <w:pStyle w:val="a"/>
        <w:numPr>
          <w:ilvl w:val="0"/>
          <w:numId w:val="47"/>
        </w:numPr>
        <w:rPr>
          <w:lang w:val="sr-Cyrl-RS"/>
        </w:rPr>
      </w:pPr>
      <w:r>
        <w:rPr>
          <w:lang w:val="sr-Latn-RS"/>
        </w:rPr>
        <w:t>sforum.</w:t>
      </w:r>
      <w:r>
        <w:rPr>
          <w:lang w:val="sr-Latn-RS"/>
        </w:rPr>
        <w:t>service</w:t>
      </w:r>
      <w:r>
        <w:rPr>
          <w:lang w:val="sr-Cyrl-RS"/>
        </w:rPr>
        <w:t xml:space="preserve"> – сервис класе</w:t>
      </w:r>
    </w:p>
    <w:p w14:paraId="13C7BD5B" w14:textId="524A28C7" w:rsidR="00CC78DE" w:rsidRPr="00CC78DE" w:rsidRDefault="00CC78DE" w:rsidP="00CC78DE">
      <w:pPr>
        <w:pStyle w:val="a"/>
        <w:numPr>
          <w:ilvl w:val="0"/>
          <w:numId w:val="47"/>
        </w:numPr>
        <w:rPr>
          <w:lang w:val="sr-Cyrl-RS"/>
        </w:rPr>
      </w:pPr>
      <w:r>
        <w:rPr>
          <w:lang w:val="sr-Latn-RS"/>
        </w:rPr>
        <w:t>sforum.</w:t>
      </w:r>
      <w:r>
        <w:rPr>
          <w:lang w:val="sr-Latn-RS"/>
        </w:rPr>
        <w:t>web.controller</w:t>
      </w:r>
      <w:r>
        <w:rPr>
          <w:lang w:val="sr-Cyrl-RS"/>
        </w:rPr>
        <w:t xml:space="preserve"> – конторлерске класе</w:t>
      </w:r>
    </w:p>
    <w:p w14:paraId="045072B9" w14:textId="534598BC" w:rsidR="00CC78DE" w:rsidRPr="00CC78DE" w:rsidRDefault="00CC78DE" w:rsidP="00CC78DE">
      <w:pPr>
        <w:pStyle w:val="a"/>
        <w:numPr>
          <w:ilvl w:val="0"/>
          <w:numId w:val="47"/>
        </w:numPr>
        <w:rPr>
          <w:lang w:val="sr-Cyrl-RS"/>
        </w:rPr>
      </w:pPr>
      <w:r>
        <w:rPr>
          <w:lang w:val="sr-Latn-RS"/>
        </w:rPr>
        <w:t>sforum.</w:t>
      </w:r>
      <w:r>
        <w:rPr>
          <w:lang w:val="sr-Latn-RS"/>
        </w:rPr>
        <w:t>web.dto</w:t>
      </w:r>
      <w:r>
        <w:rPr>
          <w:lang w:val="sr-Cyrl-RS"/>
        </w:rPr>
        <w:t xml:space="preserve"> </w:t>
      </w:r>
      <w:r w:rsidR="00BC6A5E">
        <w:rPr>
          <w:lang w:val="sr-Cyrl-RS"/>
        </w:rPr>
        <w:t>–</w:t>
      </w:r>
      <w:r>
        <w:rPr>
          <w:lang w:val="sr-Cyrl-RS"/>
        </w:rPr>
        <w:t xml:space="preserve"> класе</w:t>
      </w:r>
      <w:r w:rsidR="00BC6A5E">
        <w:rPr>
          <w:lang w:val="sr-Cyrl-RS"/>
        </w:rPr>
        <w:t xml:space="preserve"> презентације домена (</w:t>
      </w:r>
      <w:r w:rsidR="00BC6A5E">
        <w:rPr>
          <w:lang w:val="sr-Latn-RS"/>
        </w:rPr>
        <w:t>data transfer objects</w:t>
      </w:r>
      <w:r w:rsidR="00BC6A5E">
        <w:rPr>
          <w:lang w:val="sr-Cyrl-RS"/>
        </w:rPr>
        <w:t>)</w:t>
      </w:r>
    </w:p>
    <w:p w14:paraId="39ED91A2" w14:textId="6DCA540B" w:rsidR="00CC78DE" w:rsidRPr="00CC78DE" w:rsidRDefault="00CC78DE" w:rsidP="00CC78DE">
      <w:pPr>
        <w:pStyle w:val="a"/>
        <w:numPr>
          <w:ilvl w:val="0"/>
          <w:numId w:val="47"/>
        </w:numPr>
        <w:rPr>
          <w:lang w:val="sr-Cyrl-RS"/>
        </w:rPr>
      </w:pPr>
      <w:r>
        <w:rPr>
          <w:lang w:val="sr-Latn-RS"/>
        </w:rPr>
        <w:t>sforum.</w:t>
      </w:r>
      <w:r>
        <w:rPr>
          <w:lang w:val="sr-Latn-RS"/>
        </w:rPr>
        <w:t>web.dto.mapper</w:t>
      </w:r>
      <w:r w:rsidR="00BC6A5E">
        <w:rPr>
          <w:lang w:val="sr-Latn-RS"/>
        </w:rPr>
        <w:t xml:space="preserve"> – </w:t>
      </w:r>
      <w:r w:rsidR="00BC6A5E">
        <w:rPr>
          <w:lang w:val="sr-Cyrl-RS"/>
        </w:rPr>
        <w:t>класе за конвертовање из доменских у презентационе објекте</w:t>
      </w:r>
    </w:p>
    <w:sectPr w:rsidR="00CC78DE" w:rsidRPr="00CC78DE" w:rsidSect="001845ED">
      <w:footerReference w:type="default" r:id="rId84"/>
      <w:pgSz w:w="11907" w:h="16839" w:code="9"/>
      <w:pgMar w:top="992" w:right="992" w:bottom="992" w:left="992" w:header="709" w:footer="39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39800A6" w14:textId="77777777" w:rsidR="004C3402" w:rsidRDefault="004C3402" w:rsidP="00D80BF6">
      <w:pPr>
        <w:spacing w:before="0" w:after="0" w:line="240" w:lineRule="auto"/>
      </w:pPr>
      <w:r>
        <w:separator/>
      </w:r>
    </w:p>
  </w:endnote>
  <w:endnote w:type="continuationSeparator" w:id="0">
    <w:p w14:paraId="0DEE55D8" w14:textId="77777777" w:rsidR="004C3402" w:rsidRDefault="004C3402" w:rsidP="00D80BF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179736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1FF429" w14:textId="77777777" w:rsidR="004A0D15" w:rsidRDefault="004A0D15">
        <w:pPr>
          <w:pStyle w:val="a8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202D3">
          <w:rPr>
            <w:noProof/>
          </w:rPr>
          <w:t>55</w:t>
        </w:r>
        <w:r>
          <w:rPr>
            <w:noProof/>
          </w:rPr>
          <w:fldChar w:fldCharType="end"/>
        </w:r>
      </w:p>
    </w:sdtContent>
  </w:sdt>
  <w:p w14:paraId="38E6B5B1" w14:textId="77777777" w:rsidR="004A0D15" w:rsidRDefault="004A0D15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B48798" w14:textId="77777777" w:rsidR="004C3402" w:rsidRDefault="004C3402" w:rsidP="00D80BF6">
      <w:pPr>
        <w:spacing w:before="0" w:after="0" w:line="240" w:lineRule="auto"/>
      </w:pPr>
      <w:r>
        <w:separator/>
      </w:r>
    </w:p>
  </w:footnote>
  <w:footnote w:type="continuationSeparator" w:id="0">
    <w:p w14:paraId="4B223D3B" w14:textId="77777777" w:rsidR="004C3402" w:rsidRDefault="004C3402" w:rsidP="00D80BF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9878B2"/>
    <w:multiLevelType w:val="multilevel"/>
    <w:tmpl w:val="C4FA4D72"/>
    <w:lvl w:ilvl="0">
      <w:start w:val="1"/>
      <w:numFmt w:val="decimal"/>
      <w:pStyle w:val="a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34F72AAA"/>
    <w:multiLevelType w:val="hybridMultilevel"/>
    <w:tmpl w:val="E29055B0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b w:val="0"/>
        <w:color w:val="auto"/>
        <w:u w:val="none"/>
      </w:rPr>
    </w:lvl>
    <w:lvl w:ilvl="1" w:tplc="241A0019" w:tentative="1">
      <w:start w:val="1"/>
      <w:numFmt w:val="lowerLetter"/>
      <w:lvlText w:val="%2."/>
      <w:lvlJc w:val="left"/>
      <w:pPr>
        <w:ind w:left="2160" w:hanging="360"/>
      </w:pPr>
    </w:lvl>
    <w:lvl w:ilvl="2" w:tplc="241A001B" w:tentative="1">
      <w:start w:val="1"/>
      <w:numFmt w:val="lowerRoman"/>
      <w:lvlText w:val="%3."/>
      <w:lvlJc w:val="right"/>
      <w:pPr>
        <w:ind w:left="2880" w:hanging="180"/>
      </w:pPr>
    </w:lvl>
    <w:lvl w:ilvl="3" w:tplc="241A000F" w:tentative="1">
      <w:start w:val="1"/>
      <w:numFmt w:val="decimal"/>
      <w:lvlText w:val="%4."/>
      <w:lvlJc w:val="left"/>
      <w:pPr>
        <w:ind w:left="3600" w:hanging="360"/>
      </w:pPr>
    </w:lvl>
    <w:lvl w:ilvl="4" w:tplc="241A0019" w:tentative="1">
      <w:start w:val="1"/>
      <w:numFmt w:val="lowerLetter"/>
      <w:lvlText w:val="%5."/>
      <w:lvlJc w:val="left"/>
      <w:pPr>
        <w:ind w:left="4320" w:hanging="360"/>
      </w:pPr>
    </w:lvl>
    <w:lvl w:ilvl="5" w:tplc="241A001B" w:tentative="1">
      <w:start w:val="1"/>
      <w:numFmt w:val="lowerRoman"/>
      <w:lvlText w:val="%6."/>
      <w:lvlJc w:val="right"/>
      <w:pPr>
        <w:ind w:left="5040" w:hanging="180"/>
      </w:pPr>
    </w:lvl>
    <w:lvl w:ilvl="6" w:tplc="241A000F" w:tentative="1">
      <w:start w:val="1"/>
      <w:numFmt w:val="decimal"/>
      <w:lvlText w:val="%7."/>
      <w:lvlJc w:val="left"/>
      <w:pPr>
        <w:ind w:left="5760" w:hanging="360"/>
      </w:pPr>
    </w:lvl>
    <w:lvl w:ilvl="7" w:tplc="241A0019" w:tentative="1">
      <w:start w:val="1"/>
      <w:numFmt w:val="lowerLetter"/>
      <w:lvlText w:val="%8."/>
      <w:lvlJc w:val="left"/>
      <w:pPr>
        <w:ind w:left="6480" w:hanging="360"/>
      </w:pPr>
    </w:lvl>
    <w:lvl w:ilvl="8" w:tplc="2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4B2D386D"/>
    <w:multiLevelType w:val="multilevel"/>
    <w:tmpl w:val="A94C77AA"/>
    <w:styleLink w:val="MultiLista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425"/>
      </w:pPr>
      <w:rPr>
        <w:rFonts w:ascii="Liberation Serif" w:hAnsi="Liberation Serif" w:hint="default"/>
        <w:b w:val="0"/>
        <w:color w:val="auto"/>
        <w:sz w:val="22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3">
    <w:nsid w:val="506C72B7"/>
    <w:multiLevelType w:val="multilevel"/>
    <w:tmpl w:val="241A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0"/>
    <w:lvlOverride w:ilvl="0">
      <w:startOverride w:val="1"/>
    </w:lvlOverride>
  </w:num>
  <w:num w:numId="9">
    <w:abstractNumId w:val="0"/>
    <w:lvlOverride w:ilvl="0">
      <w:startOverride w:val="1"/>
    </w:lvlOverride>
  </w:num>
  <w:num w:numId="10">
    <w:abstractNumId w:val="0"/>
    <w:lvlOverride w:ilvl="0">
      <w:startOverride w:val="1"/>
    </w:lvlOverride>
  </w:num>
  <w:num w:numId="11">
    <w:abstractNumId w:val="0"/>
    <w:lvlOverride w:ilvl="0">
      <w:startOverride w:val="1"/>
    </w:lvlOverride>
  </w:num>
  <w:num w:numId="12">
    <w:abstractNumId w:val="0"/>
    <w:lvlOverride w:ilvl="0">
      <w:startOverride w:val="1"/>
    </w:lvlOverride>
  </w:num>
  <w:num w:numId="13">
    <w:abstractNumId w:val="0"/>
    <w:lvlOverride w:ilvl="0">
      <w:startOverride w:val="1"/>
    </w:lvlOverride>
  </w:num>
  <w:num w:numId="14">
    <w:abstractNumId w:val="0"/>
    <w:lvlOverride w:ilvl="0">
      <w:startOverride w:val="1"/>
    </w:lvlOverride>
  </w:num>
  <w:num w:numId="15">
    <w:abstractNumId w:val="0"/>
    <w:lvlOverride w:ilvl="0">
      <w:startOverride w:val="1"/>
    </w:lvlOverride>
  </w:num>
  <w:num w:numId="16">
    <w:abstractNumId w:val="0"/>
    <w:lvlOverride w:ilvl="0">
      <w:startOverride w:val="1"/>
    </w:lvlOverride>
  </w:num>
  <w:num w:numId="17">
    <w:abstractNumId w:val="0"/>
    <w:lvlOverride w:ilvl="0">
      <w:startOverride w:val="1"/>
    </w:lvlOverride>
  </w:num>
  <w:num w:numId="18">
    <w:abstractNumId w:val="0"/>
    <w:lvlOverride w:ilvl="0">
      <w:startOverride w:val="1"/>
    </w:lvlOverride>
  </w:num>
  <w:num w:numId="19">
    <w:abstractNumId w:val="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1"/>
    </w:lvlOverride>
  </w:num>
  <w:num w:numId="22">
    <w:abstractNumId w:val="0"/>
    <w:lvlOverride w:ilvl="0">
      <w:startOverride w:val="1"/>
    </w:lvlOverride>
  </w:num>
  <w:num w:numId="23">
    <w:abstractNumId w:val="0"/>
    <w:lvlOverride w:ilvl="0">
      <w:startOverride w:val="1"/>
    </w:lvlOverride>
  </w:num>
  <w:num w:numId="24">
    <w:abstractNumId w:val="0"/>
    <w:lvlOverride w:ilvl="0">
      <w:startOverride w:val="1"/>
    </w:lvlOverride>
  </w:num>
  <w:num w:numId="25">
    <w:abstractNumId w:val="0"/>
    <w:lvlOverride w:ilvl="0">
      <w:startOverride w:val="1"/>
    </w:lvlOverride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1"/>
    </w:lvlOverride>
  </w:num>
  <w:num w:numId="28">
    <w:abstractNumId w:val="0"/>
    <w:lvlOverride w:ilvl="0">
      <w:startOverride w:val="1"/>
    </w:lvlOverride>
  </w:num>
  <w:num w:numId="29">
    <w:abstractNumId w:val="0"/>
    <w:lvlOverride w:ilvl="0">
      <w:startOverride w:val="1"/>
    </w:lvlOverride>
  </w:num>
  <w:num w:numId="30">
    <w:abstractNumId w:val="0"/>
    <w:lvlOverride w:ilvl="0">
      <w:startOverride w:val="1"/>
    </w:lvlOverride>
  </w:num>
  <w:num w:numId="31">
    <w:abstractNumId w:val="0"/>
    <w:lvlOverride w:ilvl="0">
      <w:startOverride w:val="1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"/>
    <w:lvlOverride w:ilvl="0">
      <w:startOverride w:val="1"/>
    </w:lvlOverride>
  </w:num>
  <w:num w:numId="37">
    <w:abstractNumId w:val="1"/>
    <w:lvlOverride w:ilvl="0">
      <w:startOverride w:val="1"/>
    </w:lvlOverride>
  </w:num>
  <w:num w:numId="38">
    <w:abstractNumId w:val="1"/>
    <w:lvlOverride w:ilvl="0">
      <w:startOverride w:val="1"/>
    </w:lvlOverride>
  </w:num>
  <w:num w:numId="39">
    <w:abstractNumId w:val="1"/>
    <w:lvlOverride w:ilvl="0">
      <w:startOverride w:val="1"/>
    </w:lvlOverride>
  </w:num>
  <w:num w:numId="40">
    <w:abstractNumId w:val="1"/>
    <w:lvlOverride w:ilvl="0">
      <w:startOverride w:val="1"/>
    </w:lvlOverride>
  </w:num>
  <w:num w:numId="41">
    <w:abstractNumId w:val="1"/>
    <w:lvlOverride w:ilvl="0">
      <w:startOverride w:val="1"/>
    </w:lvlOverride>
  </w:num>
  <w:num w:numId="42">
    <w:abstractNumId w:val="1"/>
    <w:lvlOverride w:ilvl="0">
      <w:startOverride w:val="1"/>
    </w:lvlOverride>
  </w:num>
  <w:num w:numId="43">
    <w:abstractNumId w:val="1"/>
    <w:lvlOverride w:ilvl="0">
      <w:startOverride w:val="1"/>
    </w:lvlOverride>
  </w:num>
  <w:num w:numId="44">
    <w:abstractNumId w:val="1"/>
    <w:lvlOverride w:ilvl="0">
      <w:startOverride w:val="1"/>
    </w:lvlOverride>
  </w:num>
  <w:num w:numId="45">
    <w:abstractNumId w:val="1"/>
    <w:lvlOverride w:ilvl="0">
      <w:startOverride w:val="1"/>
    </w:lvlOverride>
  </w:num>
  <w:num w:numId="46">
    <w:abstractNumId w:val="1"/>
    <w:lvlOverride w:ilvl="0">
      <w:startOverride w:val="1"/>
    </w:lvlOverride>
  </w:num>
  <w:num w:numId="47">
    <w:abstractNumId w:val="1"/>
  </w:num>
  <w:numIdMacAtCleanup w:val="30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ivan">
    <w15:presenceInfo w15:providerId="None" w15:userId="iva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55E7"/>
    <w:rsid w:val="00001A33"/>
    <w:rsid w:val="00012D1C"/>
    <w:rsid w:val="0001474B"/>
    <w:rsid w:val="00017655"/>
    <w:rsid w:val="00024FC5"/>
    <w:rsid w:val="00025BE7"/>
    <w:rsid w:val="0004258F"/>
    <w:rsid w:val="0004469F"/>
    <w:rsid w:val="000537F0"/>
    <w:rsid w:val="00057B65"/>
    <w:rsid w:val="000675EC"/>
    <w:rsid w:val="00080AFB"/>
    <w:rsid w:val="000967EB"/>
    <w:rsid w:val="000A6F05"/>
    <w:rsid w:val="00107FEF"/>
    <w:rsid w:val="00116029"/>
    <w:rsid w:val="00135448"/>
    <w:rsid w:val="001434E8"/>
    <w:rsid w:val="00147429"/>
    <w:rsid w:val="001517A9"/>
    <w:rsid w:val="00155A06"/>
    <w:rsid w:val="00157C88"/>
    <w:rsid w:val="00164661"/>
    <w:rsid w:val="00170774"/>
    <w:rsid w:val="00177BF3"/>
    <w:rsid w:val="00177CAC"/>
    <w:rsid w:val="001821CC"/>
    <w:rsid w:val="00182A6D"/>
    <w:rsid w:val="001845ED"/>
    <w:rsid w:val="0018786B"/>
    <w:rsid w:val="00190264"/>
    <w:rsid w:val="001B441D"/>
    <w:rsid w:val="001B70D5"/>
    <w:rsid w:val="001C6886"/>
    <w:rsid w:val="001D3EA7"/>
    <w:rsid w:val="001D54EB"/>
    <w:rsid w:val="001D59F3"/>
    <w:rsid w:val="001F6F4B"/>
    <w:rsid w:val="00204393"/>
    <w:rsid w:val="002300AA"/>
    <w:rsid w:val="0023231C"/>
    <w:rsid w:val="00257938"/>
    <w:rsid w:val="00260380"/>
    <w:rsid w:val="002655B6"/>
    <w:rsid w:val="00272A56"/>
    <w:rsid w:val="00291004"/>
    <w:rsid w:val="00296638"/>
    <w:rsid w:val="002B7EE3"/>
    <w:rsid w:val="002E4B5D"/>
    <w:rsid w:val="002E5B2A"/>
    <w:rsid w:val="002E6818"/>
    <w:rsid w:val="002F6E5F"/>
    <w:rsid w:val="0030196C"/>
    <w:rsid w:val="003049A4"/>
    <w:rsid w:val="00323558"/>
    <w:rsid w:val="00323BF1"/>
    <w:rsid w:val="00327C0A"/>
    <w:rsid w:val="00332A70"/>
    <w:rsid w:val="0034061B"/>
    <w:rsid w:val="00355BF1"/>
    <w:rsid w:val="003709E9"/>
    <w:rsid w:val="00371253"/>
    <w:rsid w:val="00376FE2"/>
    <w:rsid w:val="00377075"/>
    <w:rsid w:val="00391572"/>
    <w:rsid w:val="003C0447"/>
    <w:rsid w:val="003E3384"/>
    <w:rsid w:val="003E3496"/>
    <w:rsid w:val="003E3583"/>
    <w:rsid w:val="003E3C33"/>
    <w:rsid w:val="003F6D57"/>
    <w:rsid w:val="00402EC3"/>
    <w:rsid w:val="0040393C"/>
    <w:rsid w:val="00403B47"/>
    <w:rsid w:val="0040517C"/>
    <w:rsid w:val="00413AF3"/>
    <w:rsid w:val="00423AAD"/>
    <w:rsid w:val="004423CF"/>
    <w:rsid w:val="00457AC9"/>
    <w:rsid w:val="00461A13"/>
    <w:rsid w:val="004643CF"/>
    <w:rsid w:val="004716BB"/>
    <w:rsid w:val="00471AA1"/>
    <w:rsid w:val="00481D27"/>
    <w:rsid w:val="004A0D15"/>
    <w:rsid w:val="004A1218"/>
    <w:rsid w:val="004A54D9"/>
    <w:rsid w:val="004A5673"/>
    <w:rsid w:val="004C3402"/>
    <w:rsid w:val="004D5E36"/>
    <w:rsid w:val="004D722C"/>
    <w:rsid w:val="004E0DF5"/>
    <w:rsid w:val="004E5492"/>
    <w:rsid w:val="004F5D78"/>
    <w:rsid w:val="00513752"/>
    <w:rsid w:val="00521080"/>
    <w:rsid w:val="00526B48"/>
    <w:rsid w:val="005455E7"/>
    <w:rsid w:val="00566540"/>
    <w:rsid w:val="005721F0"/>
    <w:rsid w:val="0057369B"/>
    <w:rsid w:val="005877C4"/>
    <w:rsid w:val="00591D51"/>
    <w:rsid w:val="005954D6"/>
    <w:rsid w:val="00596256"/>
    <w:rsid w:val="005B2A98"/>
    <w:rsid w:val="005B7AE8"/>
    <w:rsid w:val="005C492F"/>
    <w:rsid w:val="005C605C"/>
    <w:rsid w:val="005E6C27"/>
    <w:rsid w:val="005F684C"/>
    <w:rsid w:val="006036BE"/>
    <w:rsid w:val="00613213"/>
    <w:rsid w:val="00616C1B"/>
    <w:rsid w:val="00616E09"/>
    <w:rsid w:val="00631D2C"/>
    <w:rsid w:val="00645BE7"/>
    <w:rsid w:val="006575B7"/>
    <w:rsid w:val="00657F23"/>
    <w:rsid w:val="00660AE6"/>
    <w:rsid w:val="006640C1"/>
    <w:rsid w:val="00667BE1"/>
    <w:rsid w:val="0069084F"/>
    <w:rsid w:val="00691834"/>
    <w:rsid w:val="00692BE3"/>
    <w:rsid w:val="00693523"/>
    <w:rsid w:val="006B3ADC"/>
    <w:rsid w:val="006C041D"/>
    <w:rsid w:val="006C4CDF"/>
    <w:rsid w:val="006F4163"/>
    <w:rsid w:val="0070400C"/>
    <w:rsid w:val="00705209"/>
    <w:rsid w:val="00716A86"/>
    <w:rsid w:val="0073049D"/>
    <w:rsid w:val="00732326"/>
    <w:rsid w:val="007327D2"/>
    <w:rsid w:val="00734038"/>
    <w:rsid w:val="0074420C"/>
    <w:rsid w:val="00750E73"/>
    <w:rsid w:val="00756D4D"/>
    <w:rsid w:val="00762B08"/>
    <w:rsid w:val="00762BC6"/>
    <w:rsid w:val="00765457"/>
    <w:rsid w:val="00772378"/>
    <w:rsid w:val="007724DF"/>
    <w:rsid w:val="00796650"/>
    <w:rsid w:val="007A453B"/>
    <w:rsid w:val="007C2A13"/>
    <w:rsid w:val="007C2C46"/>
    <w:rsid w:val="007D270F"/>
    <w:rsid w:val="007E6774"/>
    <w:rsid w:val="007F6DD0"/>
    <w:rsid w:val="00803B31"/>
    <w:rsid w:val="008154D3"/>
    <w:rsid w:val="00836943"/>
    <w:rsid w:val="00842195"/>
    <w:rsid w:val="00843D16"/>
    <w:rsid w:val="0084561B"/>
    <w:rsid w:val="008505D8"/>
    <w:rsid w:val="00855BD5"/>
    <w:rsid w:val="00873E31"/>
    <w:rsid w:val="00880252"/>
    <w:rsid w:val="008B7856"/>
    <w:rsid w:val="008C46AB"/>
    <w:rsid w:val="008D2BA3"/>
    <w:rsid w:val="008D5FF4"/>
    <w:rsid w:val="008E2937"/>
    <w:rsid w:val="008F49F9"/>
    <w:rsid w:val="00923917"/>
    <w:rsid w:val="00923B64"/>
    <w:rsid w:val="009333A7"/>
    <w:rsid w:val="009346B2"/>
    <w:rsid w:val="0093472E"/>
    <w:rsid w:val="00940407"/>
    <w:rsid w:val="00956E1C"/>
    <w:rsid w:val="009573BD"/>
    <w:rsid w:val="0096151F"/>
    <w:rsid w:val="0098212A"/>
    <w:rsid w:val="009C1D1F"/>
    <w:rsid w:val="009C5EE2"/>
    <w:rsid w:val="009D368F"/>
    <w:rsid w:val="009D5DD8"/>
    <w:rsid w:val="009E0A2B"/>
    <w:rsid w:val="00A31FA1"/>
    <w:rsid w:val="00A46A88"/>
    <w:rsid w:val="00A55A17"/>
    <w:rsid w:val="00A60A85"/>
    <w:rsid w:val="00A73F64"/>
    <w:rsid w:val="00A74690"/>
    <w:rsid w:val="00A83566"/>
    <w:rsid w:val="00A87EAE"/>
    <w:rsid w:val="00A90876"/>
    <w:rsid w:val="00A9451A"/>
    <w:rsid w:val="00AB1575"/>
    <w:rsid w:val="00AB5127"/>
    <w:rsid w:val="00AB7060"/>
    <w:rsid w:val="00AC0C4D"/>
    <w:rsid w:val="00AD70D8"/>
    <w:rsid w:val="00AE33E5"/>
    <w:rsid w:val="00AF0849"/>
    <w:rsid w:val="00B02088"/>
    <w:rsid w:val="00B21121"/>
    <w:rsid w:val="00B26A5F"/>
    <w:rsid w:val="00B26CF4"/>
    <w:rsid w:val="00B60FAA"/>
    <w:rsid w:val="00B61BE2"/>
    <w:rsid w:val="00B627EF"/>
    <w:rsid w:val="00B72474"/>
    <w:rsid w:val="00B72C1C"/>
    <w:rsid w:val="00BA174D"/>
    <w:rsid w:val="00BA1C93"/>
    <w:rsid w:val="00BB639C"/>
    <w:rsid w:val="00BC5936"/>
    <w:rsid w:val="00BC6A5E"/>
    <w:rsid w:val="00BD01D5"/>
    <w:rsid w:val="00BF0337"/>
    <w:rsid w:val="00C16E45"/>
    <w:rsid w:val="00C20761"/>
    <w:rsid w:val="00C32C4D"/>
    <w:rsid w:val="00C47D08"/>
    <w:rsid w:val="00C603E6"/>
    <w:rsid w:val="00C612D2"/>
    <w:rsid w:val="00C72ABC"/>
    <w:rsid w:val="00CA1E09"/>
    <w:rsid w:val="00CA2D37"/>
    <w:rsid w:val="00CB1577"/>
    <w:rsid w:val="00CB5B7A"/>
    <w:rsid w:val="00CC78DE"/>
    <w:rsid w:val="00CE18C3"/>
    <w:rsid w:val="00CE63D8"/>
    <w:rsid w:val="00CF2BFB"/>
    <w:rsid w:val="00CF4505"/>
    <w:rsid w:val="00CF6D92"/>
    <w:rsid w:val="00D10FBA"/>
    <w:rsid w:val="00D227D0"/>
    <w:rsid w:val="00D262A0"/>
    <w:rsid w:val="00D267A3"/>
    <w:rsid w:val="00D31C64"/>
    <w:rsid w:val="00D35416"/>
    <w:rsid w:val="00D46C1A"/>
    <w:rsid w:val="00D541ED"/>
    <w:rsid w:val="00D55122"/>
    <w:rsid w:val="00D55297"/>
    <w:rsid w:val="00D71B11"/>
    <w:rsid w:val="00D75E41"/>
    <w:rsid w:val="00D80BF6"/>
    <w:rsid w:val="00D81B8E"/>
    <w:rsid w:val="00D95AE4"/>
    <w:rsid w:val="00D96058"/>
    <w:rsid w:val="00D97ABD"/>
    <w:rsid w:val="00DA3D80"/>
    <w:rsid w:val="00DA6DDC"/>
    <w:rsid w:val="00DB6DFA"/>
    <w:rsid w:val="00DC0A96"/>
    <w:rsid w:val="00DC3347"/>
    <w:rsid w:val="00DD10F9"/>
    <w:rsid w:val="00DD52ED"/>
    <w:rsid w:val="00DE32B6"/>
    <w:rsid w:val="00DF6FEA"/>
    <w:rsid w:val="00E15C4D"/>
    <w:rsid w:val="00E203EC"/>
    <w:rsid w:val="00E366DB"/>
    <w:rsid w:val="00E40C7F"/>
    <w:rsid w:val="00E44879"/>
    <w:rsid w:val="00E46518"/>
    <w:rsid w:val="00E77433"/>
    <w:rsid w:val="00E861FB"/>
    <w:rsid w:val="00E9282E"/>
    <w:rsid w:val="00E96548"/>
    <w:rsid w:val="00EA4FA9"/>
    <w:rsid w:val="00EA7CB9"/>
    <w:rsid w:val="00EB0536"/>
    <w:rsid w:val="00EC0486"/>
    <w:rsid w:val="00EC111C"/>
    <w:rsid w:val="00EC26E4"/>
    <w:rsid w:val="00EC3093"/>
    <w:rsid w:val="00EC60A3"/>
    <w:rsid w:val="00EE6CE9"/>
    <w:rsid w:val="00EF7DD2"/>
    <w:rsid w:val="00F02897"/>
    <w:rsid w:val="00F137B8"/>
    <w:rsid w:val="00F16612"/>
    <w:rsid w:val="00F202D3"/>
    <w:rsid w:val="00F22890"/>
    <w:rsid w:val="00F33CE4"/>
    <w:rsid w:val="00F40508"/>
    <w:rsid w:val="00F51B6A"/>
    <w:rsid w:val="00F54C95"/>
    <w:rsid w:val="00F5674B"/>
    <w:rsid w:val="00F56CF5"/>
    <w:rsid w:val="00F6659D"/>
    <w:rsid w:val="00F667B0"/>
    <w:rsid w:val="00F77B63"/>
    <w:rsid w:val="00F84612"/>
    <w:rsid w:val="00F90C73"/>
    <w:rsid w:val="00F972F1"/>
    <w:rsid w:val="00FA6FE2"/>
    <w:rsid w:val="00FA7572"/>
    <w:rsid w:val="00FE1A86"/>
    <w:rsid w:val="00FE589D"/>
    <w:rsid w:val="00FF196F"/>
    <w:rsid w:val="00FF5D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C34A8"/>
  <w15:docId w15:val="{E3485139-8367-4F25-A89F-5CDA1C850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3558"/>
    <w:pPr>
      <w:spacing w:before="200" w:after="200" w:line="276" w:lineRule="auto"/>
      <w:jc w:val="both"/>
    </w:pPr>
    <w:rPr>
      <w:rFonts w:ascii="Liberation Serif" w:eastAsiaTheme="minorEastAsia" w:hAnsi="Liberation Serif"/>
    </w:rPr>
  </w:style>
  <w:style w:type="paragraph" w:styleId="1">
    <w:name w:val="heading 1"/>
    <w:basedOn w:val="Normal"/>
    <w:next w:val="Normal"/>
    <w:link w:val="1Char"/>
    <w:uiPriority w:val="9"/>
    <w:qFormat/>
    <w:rsid w:val="005455E7"/>
    <w:pPr>
      <w:keepNext/>
      <w:keepLines/>
      <w:numPr>
        <w:numId w:val="1"/>
      </w:numPr>
      <w:spacing w:before="120"/>
      <w:ind w:left="431" w:hanging="431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2">
    <w:name w:val="heading 2"/>
    <w:basedOn w:val="Normal"/>
    <w:next w:val="Normal"/>
    <w:link w:val="2Char"/>
    <w:uiPriority w:val="9"/>
    <w:unhideWhenUsed/>
    <w:qFormat/>
    <w:rsid w:val="005455E7"/>
    <w:pPr>
      <w:keepNext/>
      <w:keepLines/>
      <w:numPr>
        <w:ilvl w:val="1"/>
        <w:numId w:val="1"/>
      </w:numPr>
      <w:ind w:left="578" w:hanging="578"/>
      <w:outlineLvl w:val="1"/>
    </w:pPr>
    <w:rPr>
      <w:rFonts w:eastAsiaTheme="majorEastAsia" w:cstheme="majorBidi"/>
      <w:bCs/>
      <w:i/>
      <w:sz w:val="28"/>
      <w:szCs w:val="26"/>
    </w:rPr>
  </w:style>
  <w:style w:type="paragraph" w:styleId="3">
    <w:name w:val="heading 3"/>
    <w:basedOn w:val="Normal"/>
    <w:next w:val="Normal"/>
    <w:link w:val="3Char"/>
    <w:uiPriority w:val="9"/>
    <w:unhideWhenUsed/>
    <w:qFormat/>
    <w:rsid w:val="005455E7"/>
    <w:pPr>
      <w:keepNext/>
      <w:keepLines/>
      <w:numPr>
        <w:ilvl w:val="2"/>
        <w:numId w:val="1"/>
      </w:numPr>
      <w:outlineLvl w:val="2"/>
    </w:pPr>
    <w:rPr>
      <w:rFonts w:eastAsiaTheme="majorEastAsia" w:cstheme="majorBidi"/>
      <w:bCs/>
      <w:sz w:val="26"/>
    </w:rPr>
  </w:style>
  <w:style w:type="paragraph" w:styleId="4">
    <w:name w:val="heading 4"/>
    <w:basedOn w:val="Normal"/>
    <w:next w:val="Normal"/>
    <w:link w:val="4Char"/>
    <w:uiPriority w:val="9"/>
    <w:unhideWhenUsed/>
    <w:qFormat/>
    <w:rsid w:val="005455E7"/>
    <w:pPr>
      <w:keepNext/>
      <w:keepLines/>
      <w:numPr>
        <w:ilvl w:val="3"/>
        <w:numId w:val="1"/>
      </w:numPr>
      <w:spacing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Normal"/>
    <w:next w:val="Normal"/>
    <w:link w:val="5Char"/>
    <w:uiPriority w:val="9"/>
    <w:semiHidden/>
    <w:unhideWhenUsed/>
    <w:qFormat/>
    <w:rsid w:val="005455E7"/>
    <w:pPr>
      <w:keepNext/>
      <w:keepLines/>
      <w:numPr>
        <w:ilvl w:val="4"/>
        <w:numId w:val="1"/>
      </w:numPr>
      <w:spacing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Normal"/>
    <w:next w:val="Normal"/>
    <w:link w:val="6Char"/>
    <w:uiPriority w:val="9"/>
    <w:semiHidden/>
    <w:unhideWhenUsed/>
    <w:qFormat/>
    <w:rsid w:val="005455E7"/>
    <w:pPr>
      <w:keepNext/>
      <w:keepLines/>
      <w:numPr>
        <w:ilvl w:val="5"/>
        <w:numId w:val="1"/>
      </w:numPr>
      <w:spacing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Normal"/>
    <w:next w:val="Normal"/>
    <w:link w:val="7Char"/>
    <w:uiPriority w:val="9"/>
    <w:semiHidden/>
    <w:unhideWhenUsed/>
    <w:qFormat/>
    <w:rsid w:val="005455E7"/>
    <w:pPr>
      <w:keepNext/>
      <w:keepLines/>
      <w:numPr>
        <w:ilvl w:val="6"/>
        <w:numId w:val="1"/>
      </w:numPr>
      <w:spacing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Normal"/>
    <w:next w:val="Normal"/>
    <w:link w:val="8Char"/>
    <w:uiPriority w:val="9"/>
    <w:semiHidden/>
    <w:unhideWhenUsed/>
    <w:qFormat/>
    <w:rsid w:val="005455E7"/>
    <w:pPr>
      <w:keepNext/>
      <w:keepLines/>
      <w:numPr>
        <w:ilvl w:val="7"/>
        <w:numId w:val="1"/>
      </w:numPr>
      <w:spacing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Normal"/>
    <w:next w:val="Normal"/>
    <w:link w:val="9Char"/>
    <w:uiPriority w:val="9"/>
    <w:semiHidden/>
    <w:unhideWhenUsed/>
    <w:qFormat/>
    <w:rsid w:val="005455E7"/>
    <w:pPr>
      <w:keepNext/>
      <w:keepLines/>
      <w:numPr>
        <w:ilvl w:val="8"/>
        <w:numId w:val="1"/>
      </w:numPr>
      <w:spacing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Наслов 1 Char"/>
    <w:basedOn w:val="a0"/>
    <w:link w:val="1"/>
    <w:uiPriority w:val="9"/>
    <w:rsid w:val="005455E7"/>
    <w:rPr>
      <w:rFonts w:ascii="Liberation Serif" w:eastAsiaTheme="majorEastAsia" w:hAnsi="Liberation Serif" w:cstheme="majorBidi"/>
      <w:b/>
      <w:bCs/>
      <w:sz w:val="36"/>
      <w:szCs w:val="28"/>
    </w:rPr>
  </w:style>
  <w:style w:type="character" w:customStyle="1" w:styleId="2Char">
    <w:name w:val="Наслов 2 Char"/>
    <w:basedOn w:val="a0"/>
    <w:link w:val="2"/>
    <w:uiPriority w:val="9"/>
    <w:rsid w:val="005455E7"/>
    <w:rPr>
      <w:rFonts w:ascii="Liberation Serif" w:eastAsiaTheme="majorEastAsia" w:hAnsi="Liberation Serif" w:cstheme="majorBidi"/>
      <w:bCs/>
      <w:i/>
      <w:sz w:val="28"/>
      <w:szCs w:val="26"/>
    </w:rPr>
  </w:style>
  <w:style w:type="character" w:customStyle="1" w:styleId="3Char">
    <w:name w:val="Наслов 3 Char"/>
    <w:basedOn w:val="a0"/>
    <w:link w:val="3"/>
    <w:uiPriority w:val="9"/>
    <w:rsid w:val="005455E7"/>
    <w:rPr>
      <w:rFonts w:ascii="Liberation Serif" w:eastAsiaTheme="majorEastAsia" w:hAnsi="Liberation Serif" w:cstheme="majorBidi"/>
      <w:bCs/>
      <w:sz w:val="26"/>
    </w:rPr>
  </w:style>
  <w:style w:type="character" w:customStyle="1" w:styleId="4Char">
    <w:name w:val="Наслов 4 Char"/>
    <w:basedOn w:val="a0"/>
    <w:link w:val="4"/>
    <w:uiPriority w:val="9"/>
    <w:rsid w:val="005455E7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5Char">
    <w:name w:val="Наслов 5 Char"/>
    <w:basedOn w:val="a0"/>
    <w:link w:val="5"/>
    <w:uiPriority w:val="9"/>
    <w:semiHidden/>
    <w:rsid w:val="005455E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Char">
    <w:name w:val="Наслов 6 Char"/>
    <w:basedOn w:val="a0"/>
    <w:link w:val="6"/>
    <w:uiPriority w:val="9"/>
    <w:semiHidden/>
    <w:rsid w:val="005455E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Char">
    <w:name w:val="Наслов 7 Char"/>
    <w:basedOn w:val="a0"/>
    <w:link w:val="7"/>
    <w:uiPriority w:val="9"/>
    <w:semiHidden/>
    <w:rsid w:val="005455E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Наслов 8 Char"/>
    <w:basedOn w:val="a0"/>
    <w:link w:val="8"/>
    <w:uiPriority w:val="9"/>
    <w:semiHidden/>
    <w:rsid w:val="005455E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Наслов 9 Char"/>
    <w:basedOn w:val="a0"/>
    <w:link w:val="9"/>
    <w:uiPriority w:val="9"/>
    <w:semiHidden/>
    <w:rsid w:val="005455E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Normal"/>
    <w:next w:val="Normal"/>
    <w:autoRedefine/>
    <w:uiPriority w:val="39"/>
    <w:unhideWhenUsed/>
    <w:rsid w:val="005455E7"/>
    <w:pPr>
      <w:tabs>
        <w:tab w:val="left" w:pos="284"/>
        <w:tab w:val="right" w:leader="dot" w:pos="9912"/>
      </w:tabs>
      <w:spacing w:before="60" w:after="60"/>
    </w:pPr>
    <w:rPr>
      <w:noProof/>
    </w:rPr>
  </w:style>
  <w:style w:type="character" w:styleId="a3">
    <w:name w:val="Hyperlink"/>
    <w:basedOn w:val="a0"/>
    <w:uiPriority w:val="99"/>
    <w:unhideWhenUsed/>
    <w:rsid w:val="005455E7"/>
    <w:rPr>
      <w:color w:val="0563C1" w:themeColor="hyperlink"/>
      <w:u w:val="single"/>
    </w:rPr>
  </w:style>
  <w:style w:type="paragraph" w:styleId="a4">
    <w:name w:val="TOC Heading"/>
    <w:basedOn w:val="1"/>
    <w:next w:val="Normal"/>
    <w:uiPriority w:val="39"/>
    <w:unhideWhenUsed/>
    <w:qFormat/>
    <w:rsid w:val="0074420C"/>
    <w:pPr>
      <w:numPr>
        <w:numId w:val="0"/>
      </w:numPr>
      <w:spacing w:before="240" w:after="0" w:line="259" w:lineRule="auto"/>
      <w:jc w:val="left"/>
      <w:outlineLvl w:val="9"/>
    </w:pPr>
    <w:rPr>
      <w:bCs w:val="0"/>
      <w:szCs w:val="32"/>
    </w:rPr>
  </w:style>
  <w:style w:type="paragraph" w:styleId="20">
    <w:name w:val="toc 2"/>
    <w:basedOn w:val="Normal"/>
    <w:next w:val="Normal"/>
    <w:autoRedefine/>
    <w:uiPriority w:val="39"/>
    <w:unhideWhenUsed/>
    <w:rsid w:val="005455E7"/>
    <w:pPr>
      <w:spacing w:after="100"/>
      <w:ind w:left="220"/>
    </w:pPr>
  </w:style>
  <w:style w:type="paragraph" w:styleId="30">
    <w:name w:val="toc 3"/>
    <w:basedOn w:val="Normal"/>
    <w:next w:val="Normal"/>
    <w:autoRedefine/>
    <w:uiPriority w:val="39"/>
    <w:unhideWhenUsed/>
    <w:rsid w:val="004423CF"/>
    <w:pPr>
      <w:spacing w:after="100"/>
      <w:ind w:left="440"/>
    </w:pPr>
  </w:style>
  <w:style w:type="paragraph" w:styleId="a">
    <w:name w:val="List Paragraph"/>
    <w:basedOn w:val="Normal"/>
    <w:link w:val="Char"/>
    <w:uiPriority w:val="34"/>
    <w:qFormat/>
    <w:rsid w:val="00D97ABD"/>
    <w:pPr>
      <w:numPr>
        <w:numId w:val="4"/>
      </w:numPr>
      <w:contextualSpacing/>
    </w:pPr>
  </w:style>
  <w:style w:type="paragraph" w:customStyle="1" w:styleId="Lista">
    <w:name w:val="Lista"/>
    <w:basedOn w:val="Normal"/>
    <w:link w:val="ListaChar"/>
    <w:qFormat/>
    <w:rsid w:val="000675EC"/>
    <w:pPr>
      <w:contextualSpacing/>
      <w:jc w:val="left"/>
    </w:pPr>
  </w:style>
  <w:style w:type="character" w:customStyle="1" w:styleId="ListaChar">
    <w:name w:val="Lista Char"/>
    <w:basedOn w:val="a0"/>
    <w:link w:val="Lista"/>
    <w:rsid w:val="000675EC"/>
    <w:rPr>
      <w:rFonts w:ascii="Liberation Serif" w:eastAsiaTheme="minorEastAsia" w:hAnsi="Liberation Serif"/>
    </w:rPr>
  </w:style>
  <w:style w:type="numbering" w:customStyle="1" w:styleId="MultiLista">
    <w:name w:val="MultiLista"/>
    <w:uiPriority w:val="99"/>
    <w:rsid w:val="0040517C"/>
    <w:pPr>
      <w:numPr>
        <w:numId w:val="3"/>
      </w:numPr>
    </w:pPr>
  </w:style>
  <w:style w:type="paragraph" w:customStyle="1" w:styleId="ProList">
    <w:name w:val="ProList"/>
    <w:basedOn w:val="Normal"/>
    <w:link w:val="ProListChar"/>
    <w:qFormat/>
    <w:rsid w:val="008C46AB"/>
    <w:pPr>
      <w:tabs>
        <w:tab w:val="left" w:pos="1843"/>
      </w:tabs>
      <w:spacing w:before="120" w:after="120"/>
      <w:ind w:left="1843" w:hanging="1843"/>
      <w:jc w:val="left"/>
    </w:pPr>
    <w:rPr>
      <w:rFonts w:cs="Arial"/>
      <w:szCs w:val="20"/>
    </w:rPr>
  </w:style>
  <w:style w:type="character" w:customStyle="1" w:styleId="ProListChar">
    <w:name w:val="ProList Char"/>
    <w:basedOn w:val="a0"/>
    <w:link w:val="ProList"/>
    <w:rsid w:val="008C46AB"/>
    <w:rPr>
      <w:rFonts w:ascii="Liberation Serif" w:eastAsiaTheme="minorEastAsia" w:hAnsi="Liberation Serif" w:cs="Arial"/>
      <w:szCs w:val="20"/>
    </w:rPr>
  </w:style>
  <w:style w:type="character" w:customStyle="1" w:styleId="Char">
    <w:name w:val="Пасус са листом Char"/>
    <w:basedOn w:val="a0"/>
    <w:link w:val="a"/>
    <w:uiPriority w:val="34"/>
    <w:rsid w:val="00D97ABD"/>
    <w:rPr>
      <w:rFonts w:ascii="Liberation Serif" w:eastAsiaTheme="minorEastAsia" w:hAnsi="Liberation Serif"/>
    </w:rPr>
  </w:style>
  <w:style w:type="paragraph" w:customStyle="1" w:styleId="AltScen">
    <w:name w:val="AltScen"/>
    <w:basedOn w:val="Normal"/>
    <w:link w:val="AltScenChar"/>
    <w:qFormat/>
    <w:rsid w:val="00D97ABD"/>
    <w:pPr>
      <w:tabs>
        <w:tab w:val="left" w:pos="709"/>
      </w:tabs>
      <w:ind w:left="425" w:hanging="425"/>
    </w:pPr>
  </w:style>
  <w:style w:type="character" w:customStyle="1" w:styleId="AltScenChar">
    <w:name w:val="AltScen Char"/>
    <w:basedOn w:val="a0"/>
    <w:link w:val="AltScen"/>
    <w:rsid w:val="00D97ABD"/>
    <w:rPr>
      <w:rFonts w:ascii="Liberation Serif" w:eastAsiaTheme="minorEastAsia" w:hAnsi="Liberation Serif"/>
    </w:rPr>
  </w:style>
  <w:style w:type="character" w:styleId="a5">
    <w:name w:val="FollowedHyperlink"/>
    <w:basedOn w:val="a0"/>
    <w:uiPriority w:val="99"/>
    <w:semiHidden/>
    <w:unhideWhenUsed/>
    <w:rsid w:val="00BA174D"/>
    <w:rPr>
      <w:color w:val="954F72" w:themeColor="followedHyperlink"/>
      <w:u w:val="single"/>
    </w:rPr>
  </w:style>
  <w:style w:type="paragraph" w:customStyle="1" w:styleId="TextBox">
    <w:name w:val="TextBox"/>
    <w:basedOn w:val="Normal"/>
    <w:link w:val="TextBoxChar"/>
    <w:qFormat/>
    <w:rsid w:val="004D5E36"/>
    <w:pPr>
      <w:spacing w:before="0" w:after="0" w:line="240" w:lineRule="auto"/>
      <w:jc w:val="center"/>
    </w:pPr>
    <w:rPr>
      <w:color w:val="000000"/>
    </w:rPr>
  </w:style>
  <w:style w:type="character" w:customStyle="1" w:styleId="TextBoxChar">
    <w:name w:val="TextBox Char"/>
    <w:basedOn w:val="a0"/>
    <w:link w:val="TextBox"/>
    <w:rsid w:val="004D5E36"/>
    <w:rPr>
      <w:rFonts w:ascii="Liberation Serif" w:eastAsiaTheme="minorEastAsia" w:hAnsi="Liberation Serif"/>
      <w:color w:val="000000"/>
    </w:rPr>
  </w:style>
  <w:style w:type="table" w:styleId="a6">
    <w:name w:val="Table Grid"/>
    <w:basedOn w:val="a1"/>
    <w:uiPriority w:val="39"/>
    <w:rsid w:val="008154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1">
    <w:name w:val="Обична табела 41"/>
    <w:basedOn w:val="a1"/>
    <w:uiPriority w:val="44"/>
    <w:rsid w:val="006036B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31">
    <w:name w:val="Обична табела 31"/>
    <w:basedOn w:val="a1"/>
    <w:uiPriority w:val="43"/>
    <w:rsid w:val="006036B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131">
    <w:name w:val="Светла табела координатне мреже 1 – акценат 31"/>
    <w:basedOn w:val="a1"/>
    <w:uiPriority w:val="46"/>
    <w:rsid w:val="006036B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51">
    <w:name w:val="Табела координатне мреже 4 – акценат 51"/>
    <w:basedOn w:val="a1"/>
    <w:uiPriority w:val="49"/>
    <w:rsid w:val="006036B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331">
    <w:name w:val="Табела координатне мреже 3 – акценат 31"/>
    <w:basedOn w:val="a1"/>
    <w:uiPriority w:val="48"/>
    <w:rsid w:val="006036B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411">
    <w:name w:val="Табела координатне мреже 4 – акценат 11"/>
    <w:basedOn w:val="a1"/>
    <w:uiPriority w:val="49"/>
    <w:rsid w:val="006036B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Tabele">
    <w:name w:val="Tabele"/>
    <w:basedOn w:val="a1"/>
    <w:uiPriority w:val="99"/>
    <w:rsid w:val="0030196C"/>
    <w:pPr>
      <w:spacing w:after="0" w:line="240" w:lineRule="auto"/>
    </w:pPr>
    <w:tblPr>
      <w:tblStyleRowBandSize w:val="1"/>
      <w:tblInd w:w="0" w:type="dxa"/>
      <w:tblBorders>
        <w:top w:val="single" w:sz="8" w:space="0" w:color="A6A6A6" w:themeColor="background1" w:themeShade="A6"/>
        <w:left w:val="single" w:sz="8" w:space="0" w:color="A6A6A6" w:themeColor="background1" w:themeShade="A6"/>
        <w:bottom w:val="single" w:sz="8" w:space="0" w:color="A6A6A6" w:themeColor="background1" w:themeShade="A6"/>
        <w:right w:val="single" w:sz="8" w:space="0" w:color="A6A6A6" w:themeColor="background1" w:themeShade="A6"/>
        <w:insideV w:val="single" w:sz="8" w:space="0" w:color="A6A6A6" w:themeColor="background1" w:themeShade="A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</w:rPr>
      <w:tblPr/>
      <w:tcPr>
        <w:tcBorders>
          <w:top w:val="single" w:sz="8" w:space="0" w:color="A6A6A6" w:themeColor="background1" w:themeShade="A6"/>
          <w:left w:val="single" w:sz="8" w:space="0" w:color="A6A6A6" w:themeColor="background1" w:themeShade="A6"/>
          <w:bottom w:val="single" w:sz="8" w:space="0" w:color="A6A6A6" w:themeColor="background1" w:themeShade="A6"/>
          <w:right w:val="single" w:sz="8" w:space="0" w:color="A6A6A6" w:themeColor="background1" w:themeShade="A6"/>
          <w:insideH w:val="nil"/>
          <w:insideV w:val="nil"/>
        </w:tcBorders>
        <w:shd w:val="clear" w:color="auto" w:fill="auto"/>
      </w:tcPr>
    </w:tblStylePr>
    <w:tblStylePr w:type="band2Horz">
      <w:tblPr/>
      <w:tcPr>
        <w:shd w:val="clear" w:color="auto" w:fill="E8E8E8"/>
      </w:tcPr>
    </w:tblStylePr>
  </w:style>
  <w:style w:type="table" w:customStyle="1" w:styleId="21">
    <w:name w:val="Обична табела 21"/>
    <w:basedOn w:val="a1"/>
    <w:uiPriority w:val="42"/>
    <w:rsid w:val="00D81B8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11">
    <w:name w:val="Светла координатна мрежа табеле1"/>
    <w:basedOn w:val="a1"/>
    <w:uiPriority w:val="40"/>
    <w:rsid w:val="00D81B8E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41">
    <w:name w:val="Тамна табела координатне мреже 5 – акценат 41"/>
    <w:basedOn w:val="a1"/>
    <w:uiPriority w:val="50"/>
    <w:rsid w:val="00D81B8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paragraph" w:customStyle="1" w:styleId="NormalTable">
    <w:name w:val="NormalTable"/>
    <w:basedOn w:val="Normal"/>
    <w:link w:val="NormalTableChar"/>
    <w:qFormat/>
    <w:rsid w:val="00A87EAE"/>
    <w:pPr>
      <w:spacing w:before="0" w:after="0"/>
      <w:jc w:val="left"/>
    </w:pPr>
  </w:style>
  <w:style w:type="paragraph" w:styleId="a7">
    <w:name w:val="header"/>
    <w:basedOn w:val="Normal"/>
    <w:link w:val="Char0"/>
    <w:uiPriority w:val="99"/>
    <w:unhideWhenUsed/>
    <w:rsid w:val="00D80BF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NormalTableChar">
    <w:name w:val="NormalTable Char"/>
    <w:basedOn w:val="a0"/>
    <w:link w:val="NormalTable"/>
    <w:rsid w:val="00A87EAE"/>
    <w:rPr>
      <w:rFonts w:ascii="Liberation Serif" w:eastAsiaTheme="minorEastAsia" w:hAnsi="Liberation Serif"/>
    </w:rPr>
  </w:style>
  <w:style w:type="character" w:customStyle="1" w:styleId="Char0">
    <w:name w:val="Заглавље странице Char"/>
    <w:basedOn w:val="a0"/>
    <w:link w:val="a7"/>
    <w:uiPriority w:val="99"/>
    <w:rsid w:val="00D80BF6"/>
    <w:rPr>
      <w:rFonts w:ascii="Liberation Serif" w:eastAsiaTheme="minorEastAsia" w:hAnsi="Liberation Serif"/>
    </w:rPr>
  </w:style>
  <w:style w:type="paragraph" w:styleId="a8">
    <w:name w:val="footer"/>
    <w:basedOn w:val="Normal"/>
    <w:link w:val="Char1"/>
    <w:uiPriority w:val="99"/>
    <w:unhideWhenUsed/>
    <w:rsid w:val="00D80BF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Char1">
    <w:name w:val="Подножје странице Char"/>
    <w:basedOn w:val="a0"/>
    <w:link w:val="a8"/>
    <w:uiPriority w:val="99"/>
    <w:rsid w:val="00D80BF6"/>
    <w:rPr>
      <w:rFonts w:ascii="Liberation Serif" w:eastAsiaTheme="minorEastAsia" w:hAnsi="Liberation Serif"/>
    </w:rPr>
  </w:style>
  <w:style w:type="paragraph" w:styleId="a9">
    <w:name w:val="Balloon Text"/>
    <w:basedOn w:val="Normal"/>
    <w:link w:val="Char2"/>
    <w:uiPriority w:val="99"/>
    <w:semiHidden/>
    <w:unhideWhenUsed/>
    <w:rsid w:val="00170774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Char2">
    <w:name w:val="Текст у балончићу Char"/>
    <w:basedOn w:val="a0"/>
    <w:link w:val="a9"/>
    <w:uiPriority w:val="99"/>
    <w:semiHidden/>
    <w:rsid w:val="00170774"/>
    <w:rPr>
      <w:rFonts w:ascii="Tahoma" w:eastAsiaTheme="minorEastAsia" w:hAnsi="Tahoma" w:cs="Tahoma"/>
      <w:sz w:val="16"/>
      <w:szCs w:val="16"/>
    </w:rPr>
  </w:style>
  <w:style w:type="character" w:styleId="aa">
    <w:name w:val="annotation reference"/>
    <w:basedOn w:val="a0"/>
    <w:uiPriority w:val="99"/>
    <w:semiHidden/>
    <w:unhideWhenUsed/>
    <w:rsid w:val="00170774"/>
    <w:rPr>
      <w:sz w:val="16"/>
      <w:szCs w:val="16"/>
    </w:rPr>
  </w:style>
  <w:style w:type="paragraph" w:styleId="ab">
    <w:name w:val="annotation text"/>
    <w:basedOn w:val="Normal"/>
    <w:link w:val="Char3"/>
    <w:uiPriority w:val="99"/>
    <w:semiHidden/>
    <w:unhideWhenUsed/>
    <w:rsid w:val="00170774"/>
    <w:pPr>
      <w:spacing w:line="240" w:lineRule="auto"/>
    </w:pPr>
    <w:rPr>
      <w:sz w:val="20"/>
      <w:szCs w:val="20"/>
    </w:rPr>
  </w:style>
  <w:style w:type="character" w:customStyle="1" w:styleId="Char3">
    <w:name w:val="Текст коментара Char"/>
    <w:basedOn w:val="a0"/>
    <w:link w:val="ab"/>
    <w:uiPriority w:val="99"/>
    <w:semiHidden/>
    <w:rsid w:val="00170774"/>
    <w:rPr>
      <w:rFonts w:ascii="Liberation Serif" w:eastAsiaTheme="minorEastAsia" w:hAnsi="Liberation Serif"/>
      <w:sz w:val="20"/>
      <w:szCs w:val="20"/>
    </w:rPr>
  </w:style>
  <w:style w:type="paragraph" w:styleId="ac">
    <w:name w:val="annotation subject"/>
    <w:basedOn w:val="ab"/>
    <w:next w:val="ab"/>
    <w:link w:val="Char4"/>
    <w:uiPriority w:val="99"/>
    <w:semiHidden/>
    <w:unhideWhenUsed/>
    <w:rsid w:val="00170774"/>
    <w:rPr>
      <w:b/>
      <w:bCs/>
    </w:rPr>
  </w:style>
  <w:style w:type="character" w:customStyle="1" w:styleId="Char4">
    <w:name w:val="Тема коментара Char"/>
    <w:basedOn w:val="Char3"/>
    <w:link w:val="ac"/>
    <w:uiPriority w:val="99"/>
    <w:semiHidden/>
    <w:rsid w:val="00170774"/>
    <w:rPr>
      <w:rFonts w:ascii="Liberation Serif" w:eastAsiaTheme="minorEastAsia" w:hAnsi="Liberation Serif"/>
      <w:b/>
      <w:bCs/>
      <w:sz w:val="20"/>
      <w:szCs w:val="20"/>
    </w:rPr>
  </w:style>
  <w:style w:type="paragraph" w:styleId="ad">
    <w:name w:val="Revision"/>
    <w:hidden/>
    <w:uiPriority w:val="99"/>
    <w:semiHidden/>
    <w:rsid w:val="005C492F"/>
    <w:pPr>
      <w:spacing w:after="0" w:line="240" w:lineRule="auto"/>
    </w:pPr>
    <w:rPr>
      <w:rFonts w:ascii="Liberation Serif" w:eastAsiaTheme="minorEastAsia" w:hAnsi="Liberation Serif"/>
    </w:rPr>
  </w:style>
  <w:style w:type="paragraph" w:styleId="ae">
    <w:name w:val="footnote text"/>
    <w:basedOn w:val="Normal"/>
    <w:link w:val="Char5"/>
    <w:uiPriority w:val="99"/>
    <w:semiHidden/>
    <w:unhideWhenUsed/>
    <w:rsid w:val="004A54D9"/>
    <w:pPr>
      <w:spacing w:before="0" w:after="0" w:line="240" w:lineRule="auto"/>
    </w:pPr>
    <w:rPr>
      <w:sz w:val="20"/>
      <w:szCs w:val="20"/>
    </w:rPr>
  </w:style>
  <w:style w:type="character" w:customStyle="1" w:styleId="Char5">
    <w:name w:val="Текст фусноте Char"/>
    <w:basedOn w:val="a0"/>
    <w:link w:val="ae"/>
    <w:uiPriority w:val="99"/>
    <w:semiHidden/>
    <w:rsid w:val="004A54D9"/>
    <w:rPr>
      <w:rFonts w:ascii="Liberation Serif" w:eastAsiaTheme="minorEastAsia" w:hAnsi="Liberation Serif"/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4A54D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package" Target="embeddings/Microsoft_Visio_Drawing5.vsdx"/><Relationship Id="rId68" Type="http://schemas.openxmlformats.org/officeDocument/2006/relationships/image" Target="media/image54.emf"/><Relationship Id="rId84" Type="http://schemas.openxmlformats.org/officeDocument/2006/relationships/footer" Target="footer1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49.emf"/><Relationship Id="rId74" Type="http://schemas.openxmlformats.org/officeDocument/2006/relationships/image" Target="media/image57.emf"/><Relationship Id="rId79" Type="http://schemas.openxmlformats.org/officeDocument/2006/relationships/package" Target="embeddings/Microsoft_Visio_Drawing13.vsdx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emf"/><Relationship Id="rId64" Type="http://schemas.openxmlformats.org/officeDocument/2006/relationships/image" Target="media/image52.emf"/><Relationship Id="rId69" Type="http://schemas.openxmlformats.org/officeDocument/2006/relationships/package" Target="embeddings/Microsoft_Visio_Drawing8.vsdx"/><Relationship Id="rId77" Type="http://schemas.openxmlformats.org/officeDocument/2006/relationships/package" Target="embeddings/Microsoft_Visio_Drawing12.vsdx"/><Relationship Id="rId8" Type="http://schemas.openxmlformats.org/officeDocument/2006/relationships/image" Target="media/image1.emf"/><Relationship Id="rId51" Type="http://schemas.openxmlformats.org/officeDocument/2006/relationships/image" Target="media/image43.png"/><Relationship Id="rId72" Type="http://schemas.openxmlformats.org/officeDocument/2006/relationships/image" Target="media/image56.emf"/><Relationship Id="rId80" Type="http://schemas.openxmlformats.org/officeDocument/2006/relationships/image" Target="media/image60.emf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package" Target="embeddings/Microsoft_Visio_Drawing3.vsdx"/><Relationship Id="rId67" Type="http://schemas.openxmlformats.org/officeDocument/2006/relationships/package" Target="embeddings/Microsoft_Visio_Drawing7.vsdx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1.emf"/><Relationship Id="rId70" Type="http://schemas.openxmlformats.org/officeDocument/2006/relationships/image" Target="media/image55.emf"/><Relationship Id="rId75" Type="http://schemas.openxmlformats.org/officeDocument/2006/relationships/package" Target="embeddings/Microsoft_Visio_Drawing11.vsdx"/><Relationship Id="rId83" Type="http://schemas.openxmlformats.org/officeDocument/2006/relationships/package" Target="embeddings/Microsoft_Visio_Drawing15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package" Target="embeddings/Microsoft_Visio_Drawing2.vsdx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0.emf"/><Relationship Id="rId65" Type="http://schemas.openxmlformats.org/officeDocument/2006/relationships/package" Target="embeddings/Microsoft_Visio_Drawing6.vsdx"/><Relationship Id="rId73" Type="http://schemas.openxmlformats.org/officeDocument/2006/relationships/package" Target="embeddings/Microsoft_Visio_Drawing10.vsdx"/><Relationship Id="rId78" Type="http://schemas.openxmlformats.org/officeDocument/2006/relationships/image" Target="media/image59.emf"/><Relationship Id="rId81" Type="http://schemas.openxmlformats.org/officeDocument/2006/relationships/package" Target="embeddings/Microsoft_Visio_Drawing14.vsdx"/><Relationship Id="rId86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58.emf"/><Relationship Id="rId7" Type="http://schemas.openxmlformats.org/officeDocument/2006/relationships/endnotes" Target="endnotes.xml"/><Relationship Id="rId71" Type="http://schemas.openxmlformats.org/officeDocument/2006/relationships/package" Target="embeddings/Microsoft_Visio_Drawing9.vsdx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3.emf"/><Relationship Id="rId87" Type="http://schemas.openxmlformats.org/officeDocument/2006/relationships/theme" Target="theme/theme1.xml"/><Relationship Id="rId61" Type="http://schemas.openxmlformats.org/officeDocument/2006/relationships/package" Target="embeddings/Microsoft_Visio_Drawing4.vsdx"/><Relationship Id="rId82" Type="http://schemas.openxmlformats.org/officeDocument/2006/relationships/image" Target="media/image6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9D2EE4-49A7-42E7-A436-E747EA8D87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6260</TotalTime>
  <Pages>56</Pages>
  <Words>6907</Words>
  <Characters>39370</Characters>
  <Application>Microsoft Office Word</Application>
  <DocSecurity>0</DocSecurity>
  <Lines>328</Lines>
  <Paragraphs>92</Paragraphs>
  <ScaleCrop>false</ScaleCrop>
  <HeadingPairs>
    <vt:vector size="4" baseType="variant">
      <vt:variant>
        <vt:lpstr>Наслов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85</cp:revision>
  <cp:lastPrinted>2015-11-30T21:17:00Z</cp:lastPrinted>
  <dcterms:created xsi:type="dcterms:W3CDTF">2015-09-01T18:32:00Z</dcterms:created>
  <dcterms:modified xsi:type="dcterms:W3CDTF">2016-07-13T06:41:00Z</dcterms:modified>
</cp:coreProperties>
</file>